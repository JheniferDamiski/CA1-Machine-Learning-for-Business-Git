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A9C8" w14:textId="77777777" w:rsidR="00790DF4" w:rsidRDefault="00000000">
      <w:pPr>
        <w:spacing w:after="0"/>
        <w:jc w:val="center"/>
        <w:rPr>
          <w:sz w:val="24"/>
          <w:szCs w:val="24"/>
        </w:rPr>
      </w:pPr>
      <w:r>
        <w:rPr>
          <w:noProof/>
          <w:sz w:val="24"/>
          <w:szCs w:val="24"/>
        </w:rPr>
        <w:drawing>
          <wp:inline distT="0" distB="0" distL="0" distR="0" wp14:anchorId="7D3D3AFC" wp14:editId="310CC916">
            <wp:extent cx="4645660" cy="1347470"/>
            <wp:effectExtent l="0" t="0" r="0" b="0"/>
            <wp:docPr id="740675348" name="image2.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6AFF363B" w14:textId="77777777" w:rsidR="00790DF4" w:rsidRDefault="00790DF4">
      <w:pPr>
        <w:spacing w:after="0"/>
        <w:jc w:val="center"/>
        <w:rPr>
          <w:b/>
          <w:bCs/>
        </w:rPr>
      </w:pPr>
    </w:p>
    <w:p w14:paraId="62781700" w14:textId="77777777" w:rsidR="00790DF4" w:rsidRDefault="00000000">
      <w:pPr>
        <w:spacing w:after="0"/>
        <w:jc w:val="center"/>
        <w:rPr>
          <w:b/>
          <w:bCs/>
        </w:rPr>
      </w:pPr>
      <w:r>
        <w:rPr>
          <w:b/>
          <w:bCs/>
        </w:rPr>
        <w:t xml:space="preserve">CCT College Dublin Continuous Assessment </w:t>
      </w:r>
    </w:p>
    <w:tbl>
      <w:tblPr>
        <w:tblStyle w:val="a3"/>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790DF4" w14:paraId="484C025B" w14:textId="77777777">
        <w:tc>
          <w:tcPr>
            <w:tcW w:w="1838" w:type="dxa"/>
          </w:tcPr>
          <w:p w14:paraId="34173511" w14:textId="77777777" w:rsidR="00790DF4" w:rsidRDefault="00000000">
            <w:pPr>
              <w:rPr>
                <w:b/>
                <w:bCs/>
              </w:rPr>
            </w:pPr>
            <w:r>
              <w:rPr>
                <w:b/>
                <w:bCs/>
              </w:rPr>
              <w:t>Programme Title:</w:t>
            </w:r>
          </w:p>
        </w:tc>
        <w:tc>
          <w:tcPr>
            <w:tcW w:w="7655" w:type="dxa"/>
            <w:gridSpan w:val="3"/>
          </w:tcPr>
          <w:p w14:paraId="795B8D63" w14:textId="77777777" w:rsidR="00790DF4" w:rsidRDefault="00000000">
            <w:pPr>
              <w:rPr>
                <w:i/>
                <w:iCs/>
                <w:color w:val="FF0000"/>
              </w:rPr>
            </w:pPr>
            <w:r>
              <w:t>HDIP in Sci in Data Analytics for Business</w:t>
            </w:r>
          </w:p>
        </w:tc>
      </w:tr>
      <w:tr w:rsidR="00790DF4" w14:paraId="7BFA8CC3" w14:textId="77777777">
        <w:tc>
          <w:tcPr>
            <w:tcW w:w="1838" w:type="dxa"/>
          </w:tcPr>
          <w:p w14:paraId="27032C69" w14:textId="77777777" w:rsidR="00790DF4" w:rsidRDefault="00000000">
            <w:pPr>
              <w:rPr>
                <w:b/>
                <w:bCs/>
              </w:rPr>
            </w:pPr>
            <w:r>
              <w:rPr>
                <w:b/>
                <w:bCs/>
              </w:rPr>
              <w:t>Delivery Mode:</w:t>
            </w:r>
          </w:p>
        </w:tc>
        <w:tc>
          <w:tcPr>
            <w:tcW w:w="7655" w:type="dxa"/>
            <w:gridSpan w:val="3"/>
          </w:tcPr>
          <w:p w14:paraId="3FCB7955" w14:textId="77777777" w:rsidR="00790DF4" w:rsidRDefault="00000000">
            <w:pPr>
              <w:rPr>
                <w:i/>
                <w:iCs/>
                <w:color w:val="FF0000"/>
              </w:rPr>
            </w:pPr>
            <w:r>
              <w:t>FT</w:t>
            </w:r>
          </w:p>
        </w:tc>
      </w:tr>
      <w:tr w:rsidR="00790DF4" w14:paraId="760E1908" w14:textId="77777777">
        <w:tc>
          <w:tcPr>
            <w:tcW w:w="1838" w:type="dxa"/>
          </w:tcPr>
          <w:p w14:paraId="55F721B4" w14:textId="77777777" w:rsidR="00790DF4" w:rsidRDefault="00000000">
            <w:pPr>
              <w:rPr>
                <w:b/>
                <w:bCs/>
              </w:rPr>
            </w:pPr>
            <w:r>
              <w:rPr>
                <w:b/>
                <w:bCs/>
              </w:rPr>
              <w:t>Cohort Details:</w:t>
            </w:r>
          </w:p>
        </w:tc>
        <w:tc>
          <w:tcPr>
            <w:tcW w:w="7655" w:type="dxa"/>
            <w:gridSpan w:val="3"/>
          </w:tcPr>
          <w:p w14:paraId="04D4E2D1" w14:textId="77777777" w:rsidR="00790DF4" w:rsidRDefault="00000000">
            <w:pPr>
              <w:rPr>
                <w:i/>
                <w:iCs/>
                <w:color w:val="FF0000"/>
              </w:rPr>
            </w:pPr>
            <w:r>
              <w:rPr>
                <w:i/>
                <w:iCs/>
              </w:rPr>
              <w:t>MLBus_HDipData_Feb26_FT, Semester 2</w:t>
            </w:r>
          </w:p>
        </w:tc>
      </w:tr>
      <w:tr w:rsidR="00790DF4" w14:paraId="33BD4A51" w14:textId="77777777">
        <w:tc>
          <w:tcPr>
            <w:tcW w:w="1838" w:type="dxa"/>
          </w:tcPr>
          <w:p w14:paraId="15E32F16" w14:textId="77777777" w:rsidR="00790DF4" w:rsidRDefault="00000000">
            <w:r>
              <w:rPr>
                <w:b/>
                <w:bCs/>
              </w:rPr>
              <w:t>Module Title(s)</w:t>
            </w:r>
            <w:r>
              <w:t>:</w:t>
            </w:r>
          </w:p>
        </w:tc>
        <w:tc>
          <w:tcPr>
            <w:tcW w:w="7655" w:type="dxa"/>
            <w:gridSpan w:val="3"/>
          </w:tcPr>
          <w:p w14:paraId="4792171D" w14:textId="77777777" w:rsidR="00790DF4" w:rsidRDefault="00000000">
            <w:pPr>
              <w:rPr>
                <w:i/>
                <w:iCs/>
              </w:rPr>
            </w:pPr>
            <w:r>
              <w:rPr>
                <w:i/>
                <w:iCs/>
              </w:rPr>
              <w:t>Machine Learning for Business</w:t>
            </w:r>
          </w:p>
          <w:p w14:paraId="4A8D8F3F" w14:textId="77777777" w:rsidR="00790DF4" w:rsidRDefault="00000000">
            <w:pPr>
              <w:rPr>
                <w:i/>
                <w:iCs/>
                <w:color w:val="FF0000"/>
              </w:rPr>
            </w:pPr>
            <w:r>
              <w:rPr>
                <w:i/>
                <w:iCs/>
              </w:rPr>
              <w:t xml:space="preserve">Programme schedules are all published on the </w:t>
            </w:r>
            <w:hyperlink r:id="rId9">
              <w:r>
                <w:rPr>
                  <w:i/>
                  <w:iCs/>
                  <w:u w:val="single"/>
                </w:rPr>
                <w:t>CCT IQR Provider Profile</w:t>
              </w:r>
            </w:hyperlink>
          </w:p>
        </w:tc>
      </w:tr>
      <w:tr w:rsidR="00790DF4" w14:paraId="5CB1045F" w14:textId="77777777">
        <w:tc>
          <w:tcPr>
            <w:tcW w:w="1838" w:type="dxa"/>
          </w:tcPr>
          <w:p w14:paraId="7FD8C483" w14:textId="77777777" w:rsidR="00790DF4" w:rsidRDefault="00000000">
            <w:pPr>
              <w:rPr>
                <w:b/>
                <w:bCs/>
              </w:rPr>
            </w:pPr>
            <w:r>
              <w:rPr>
                <w:b/>
                <w:bCs/>
              </w:rPr>
              <w:t>Assignment Type:</w:t>
            </w:r>
          </w:p>
        </w:tc>
        <w:tc>
          <w:tcPr>
            <w:tcW w:w="3085" w:type="dxa"/>
          </w:tcPr>
          <w:p w14:paraId="39F7D38C" w14:textId="77777777" w:rsidR="00790DF4" w:rsidRDefault="00000000">
            <w:pPr>
              <w:rPr>
                <w:i/>
                <w:iCs/>
                <w:color w:val="FF0000"/>
              </w:rPr>
            </w:pPr>
            <w:r>
              <w:rPr>
                <w:i/>
                <w:iCs/>
              </w:rPr>
              <w:t>Individual</w:t>
            </w:r>
          </w:p>
        </w:tc>
        <w:tc>
          <w:tcPr>
            <w:tcW w:w="1876" w:type="dxa"/>
          </w:tcPr>
          <w:p w14:paraId="737B625F" w14:textId="77777777" w:rsidR="00790DF4" w:rsidRDefault="00000000">
            <w:pPr>
              <w:rPr>
                <w:b/>
                <w:bCs/>
                <w:color w:val="FF0000"/>
              </w:rPr>
            </w:pPr>
            <w:r>
              <w:rPr>
                <w:b/>
                <w:bCs/>
              </w:rPr>
              <w:t>Weighting(s):</w:t>
            </w:r>
          </w:p>
        </w:tc>
        <w:tc>
          <w:tcPr>
            <w:tcW w:w="2694" w:type="dxa"/>
          </w:tcPr>
          <w:p w14:paraId="5F79BF69" w14:textId="77777777" w:rsidR="00790DF4" w:rsidRDefault="00000000">
            <w:pPr>
              <w:rPr>
                <w:i/>
                <w:iCs/>
                <w:color w:val="FF0000"/>
              </w:rPr>
            </w:pPr>
            <w:r>
              <w:rPr>
                <w:i/>
                <w:iCs/>
              </w:rPr>
              <w:t>50%</w:t>
            </w:r>
          </w:p>
        </w:tc>
      </w:tr>
      <w:tr w:rsidR="00790DF4" w14:paraId="652A9757" w14:textId="77777777">
        <w:tc>
          <w:tcPr>
            <w:tcW w:w="1838" w:type="dxa"/>
          </w:tcPr>
          <w:p w14:paraId="0E019991" w14:textId="77777777" w:rsidR="00790DF4" w:rsidRDefault="00000000">
            <w:pPr>
              <w:rPr>
                <w:b/>
                <w:bCs/>
              </w:rPr>
            </w:pPr>
            <w:r>
              <w:rPr>
                <w:b/>
                <w:bCs/>
              </w:rPr>
              <w:t>Assignment Title:</w:t>
            </w:r>
          </w:p>
        </w:tc>
        <w:tc>
          <w:tcPr>
            <w:tcW w:w="7655" w:type="dxa"/>
            <w:gridSpan w:val="3"/>
          </w:tcPr>
          <w:p w14:paraId="6E6CF61D" w14:textId="77777777" w:rsidR="00790DF4" w:rsidRDefault="00000000">
            <w:pPr>
              <w:rPr>
                <w:i/>
                <w:iCs/>
                <w:color w:val="FF0000"/>
              </w:rPr>
            </w:pPr>
            <w:r>
              <w:rPr>
                <w:i/>
                <w:iCs/>
              </w:rPr>
              <w:t>CA1</w:t>
            </w:r>
          </w:p>
        </w:tc>
      </w:tr>
      <w:tr w:rsidR="00790DF4" w14:paraId="42A63055" w14:textId="77777777">
        <w:tc>
          <w:tcPr>
            <w:tcW w:w="1838" w:type="dxa"/>
          </w:tcPr>
          <w:p w14:paraId="2DFCD885" w14:textId="77777777" w:rsidR="00790DF4" w:rsidRDefault="00000000">
            <w:pPr>
              <w:rPr>
                <w:b/>
                <w:bCs/>
              </w:rPr>
            </w:pPr>
            <w:r>
              <w:rPr>
                <w:b/>
                <w:bCs/>
              </w:rPr>
              <w:t>Lecturer(s)</w:t>
            </w:r>
            <w:r>
              <w:t>:</w:t>
            </w:r>
          </w:p>
        </w:tc>
        <w:tc>
          <w:tcPr>
            <w:tcW w:w="7655" w:type="dxa"/>
            <w:gridSpan w:val="3"/>
          </w:tcPr>
          <w:p w14:paraId="580B4014" w14:textId="77777777" w:rsidR="00790DF4" w:rsidRDefault="00000000">
            <w:pPr>
              <w:rPr>
                <w:i/>
                <w:iCs/>
                <w:color w:val="FF0000"/>
              </w:rPr>
            </w:pPr>
            <w:r>
              <w:rPr>
                <w:i/>
                <w:iCs/>
              </w:rPr>
              <w:t>Dr. Muhammad Iqbal</w:t>
            </w:r>
          </w:p>
        </w:tc>
      </w:tr>
      <w:tr w:rsidR="00790DF4" w14:paraId="5AB2F00F" w14:textId="77777777">
        <w:tc>
          <w:tcPr>
            <w:tcW w:w="1838" w:type="dxa"/>
          </w:tcPr>
          <w:p w14:paraId="7C990A63" w14:textId="77777777" w:rsidR="00790DF4" w:rsidRDefault="00000000">
            <w:pPr>
              <w:rPr>
                <w:b/>
                <w:bCs/>
              </w:rPr>
            </w:pPr>
            <w:r>
              <w:rPr>
                <w:b/>
                <w:bCs/>
              </w:rPr>
              <w:t>Issue Date:</w:t>
            </w:r>
          </w:p>
        </w:tc>
        <w:tc>
          <w:tcPr>
            <w:tcW w:w="7655" w:type="dxa"/>
            <w:gridSpan w:val="3"/>
          </w:tcPr>
          <w:p w14:paraId="16306C2E" w14:textId="77777777" w:rsidR="00790DF4" w:rsidRDefault="00000000">
            <w:pPr>
              <w:rPr>
                <w:i/>
                <w:iCs/>
                <w:color w:val="FF0000"/>
              </w:rPr>
            </w:pPr>
            <w:r>
              <w:rPr>
                <w:i/>
                <w:iCs/>
              </w:rPr>
              <w:t>Wednesday 9</w:t>
            </w:r>
            <w:r>
              <w:rPr>
                <w:i/>
                <w:iCs/>
                <w:vertAlign w:val="superscript"/>
              </w:rPr>
              <w:t>th</w:t>
            </w:r>
            <w:r>
              <w:rPr>
                <w:i/>
                <w:iCs/>
              </w:rPr>
              <w:t xml:space="preserve"> September 2026</w:t>
            </w:r>
          </w:p>
        </w:tc>
      </w:tr>
      <w:tr w:rsidR="00790DF4" w14:paraId="3FE56BF8" w14:textId="77777777">
        <w:tc>
          <w:tcPr>
            <w:tcW w:w="1838" w:type="dxa"/>
          </w:tcPr>
          <w:p w14:paraId="1DB05701" w14:textId="77777777" w:rsidR="00790DF4" w:rsidRDefault="00000000">
            <w:pPr>
              <w:rPr>
                <w:b/>
                <w:bCs/>
              </w:rPr>
            </w:pPr>
            <w:r>
              <w:rPr>
                <w:b/>
                <w:bCs/>
              </w:rPr>
              <w:t>Submission Deadline Date:</w:t>
            </w:r>
          </w:p>
        </w:tc>
        <w:tc>
          <w:tcPr>
            <w:tcW w:w="7655" w:type="dxa"/>
            <w:gridSpan w:val="3"/>
          </w:tcPr>
          <w:p w14:paraId="110675E4" w14:textId="77777777" w:rsidR="00790DF4" w:rsidRDefault="00000000">
            <w:pPr>
              <w:rPr>
                <w:i/>
                <w:iCs/>
                <w:color w:val="FF0000"/>
              </w:rPr>
            </w:pPr>
            <w:r>
              <w:rPr>
                <w:i/>
                <w:iCs/>
              </w:rPr>
              <w:t>Friday 30</w:t>
            </w:r>
            <w:r>
              <w:rPr>
                <w:i/>
                <w:iCs/>
                <w:vertAlign w:val="superscript"/>
              </w:rPr>
              <w:t>th</w:t>
            </w:r>
            <w:r>
              <w:rPr>
                <w:i/>
                <w:iCs/>
              </w:rPr>
              <w:t xml:space="preserve"> October 2026@23:59 (IST)</w:t>
            </w:r>
          </w:p>
        </w:tc>
      </w:tr>
      <w:tr w:rsidR="00790DF4" w14:paraId="54DDACBD" w14:textId="77777777">
        <w:tc>
          <w:tcPr>
            <w:tcW w:w="1838" w:type="dxa"/>
            <w:vAlign w:val="center"/>
          </w:tcPr>
          <w:p w14:paraId="5F6BCF26" w14:textId="77777777" w:rsidR="00790DF4" w:rsidRDefault="00000000">
            <w:pPr>
              <w:rPr>
                <w:b/>
                <w:bCs/>
              </w:rPr>
            </w:pPr>
            <w:r>
              <w:rPr>
                <w:b/>
                <w:bCs/>
              </w:rPr>
              <w:t>Late Submission Penalty:</w:t>
            </w:r>
          </w:p>
        </w:tc>
        <w:tc>
          <w:tcPr>
            <w:tcW w:w="7655" w:type="dxa"/>
            <w:gridSpan w:val="3"/>
          </w:tcPr>
          <w:p w14:paraId="45F6DEA3" w14:textId="77777777" w:rsidR="00790DF4" w:rsidRDefault="00000000">
            <w:pPr>
              <w:jc w:val="both"/>
            </w:pPr>
            <w:r>
              <w:t xml:space="preserve">Late submissions will be accepted up to </w:t>
            </w:r>
            <w:r>
              <w:rPr>
                <w:b/>
                <w:bCs/>
              </w:rPr>
              <w:t>5</w:t>
            </w:r>
            <w:r>
              <w:t xml:space="preserve"> calendar days after the deadline. All late submissions are subject to a penalty of </w:t>
            </w:r>
            <w:r>
              <w:rPr>
                <w:b/>
                <w:bCs/>
              </w:rPr>
              <w:t>10%</w:t>
            </w:r>
            <w:r>
              <w:t xml:space="preserve"> </w:t>
            </w:r>
            <w:r>
              <w:rPr>
                <w:u w:val="single"/>
              </w:rPr>
              <w:t>of the mark awarded</w:t>
            </w:r>
            <w:r>
              <w:t>.</w:t>
            </w:r>
          </w:p>
          <w:p w14:paraId="2AC7FA65" w14:textId="77777777" w:rsidR="00790DF4" w:rsidRDefault="00000000">
            <w:pPr>
              <w:rPr>
                <w:i/>
                <w:iCs/>
                <w:color w:val="FF0000"/>
              </w:rPr>
            </w:pPr>
            <w:r>
              <w:t xml:space="preserve">Submissions received more than 5 calendar days after the deadline above </w:t>
            </w:r>
            <w:r>
              <w:rPr>
                <w:b/>
                <w:bCs/>
                <w:u w:val="single"/>
              </w:rPr>
              <w:t>will not</w:t>
            </w:r>
            <w:r>
              <w:t xml:space="preserve"> be accepted and a mark of 0% will be awarded. </w:t>
            </w:r>
          </w:p>
        </w:tc>
      </w:tr>
      <w:tr w:rsidR="00790DF4" w14:paraId="128338D0" w14:textId="77777777">
        <w:tc>
          <w:tcPr>
            <w:tcW w:w="1838" w:type="dxa"/>
            <w:vAlign w:val="center"/>
          </w:tcPr>
          <w:p w14:paraId="5738A367" w14:textId="77777777" w:rsidR="00790DF4" w:rsidRDefault="00000000">
            <w:pPr>
              <w:rPr>
                <w:b/>
                <w:bCs/>
              </w:rPr>
            </w:pPr>
            <w:r>
              <w:rPr>
                <w:b/>
                <w:bCs/>
              </w:rPr>
              <w:t>Method of Submission:</w:t>
            </w:r>
          </w:p>
        </w:tc>
        <w:tc>
          <w:tcPr>
            <w:tcW w:w="7655" w:type="dxa"/>
            <w:gridSpan w:val="3"/>
            <w:vAlign w:val="center"/>
          </w:tcPr>
          <w:p w14:paraId="32E190F8" w14:textId="77777777" w:rsidR="00790DF4" w:rsidRDefault="00000000">
            <w:pPr>
              <w:rPr>
                <w:i/>
                <w:iCs/>
                <w:color w:val="FF0000"/>
              </w:rPr>
            </w:pPr>
            <w:r>
              <w:rPr>
                <w:b/>
                <w:bCs/>
              </w:rPr>
              <w:t>This assessment is submitted via Moodle.</w:t>
            </w:r>
          </w:p>
        </w:tc>
      </w:tr>
      <w:tr w:rsidR="00790DF4" w14:paraId="04642DDF" w14:textId="77777777">
        <w:tc>
          <w:tcPr>
            <w:tcW w:w="1838" w:type="dxa"/>
            <w:vAlign w:val="center"/>
          </w:tcPr>
          <w:p w14:paraId="4F273850" w14:textId="77777777" w:rsidR="00790DF4" w:rsidRDefault="00000000">
            <w:pPr>
              <w:rPr>
                <w:b/>
                <w:bCs/>
              </w:rPr>
            </w:pPr>
            <w:r>
              <w:rPr>
                <w:b/>
                <w:bCs/>
              </w:rPr>
              <w:t>Instructions for Submission:</w:t>
            </w:r>
          </w:p>
        </w:tc>
        <w:tc>
          <w:tcPr>
            <w:tcW w:w="7655" w:type="dxa"/>
            <w:gridSpan w:val="3"/>
            <w:vAlign w:val="center"/>
          </w:tcPr>
          <w:p w14:paraId="2EA82A1C" w14:textId="74B0007E" w:rsidR="00790DF4" w:rsidRDefault="00000000">
            <w:pPr>
              <w:spacing w:before="69" w:line="300" w:lineRule="auto"/>
              <w:rPr>
                <w:i/>
                <w:iCs/>
                <w:color w:val="FF0000"/>
              </w:rPr>
            </w:pPr>
            <w:r>
              <w:rPr>
                <w:i/>
                <w:iCs/>
              </w:rPr>
              <w:t>Ensure that all required files, including</w:t>
            </w:r>
            <w:r w:rsidR="00983783">
              <w:rPr>
                <w:i/>
                <w:iCs/>
              </w:rPr>
              <w:t xml:space="preserve"> PowerPoint file</w:t>
            </w:r>
            <w:r>
              <w:rPr>
                <w:i/>
                <w:iCs/>
              </w:rPr>
              <w:t xml:space="preserve">, Jupyter notebooks, datasets, </w:t>
            </w:r>
            <w:r w:rsidR="00983783">
              <w:rPr>
                <w:i/>
                <w:iCs/>
              </w:rPr>
              <w:t xml:space="preserve">word file for GenAI reflection, </w:t>
            </w:r>
            <w:r>
              <w:rPr>
                <w:i/>
                <w:iCs/>
              </w:rPr>
              <w:t>and any supporting materials, are uploaded as separate files. Multiple files can be submitted if necessary. However, PDFs</w:t>
            </w:r>
            <w:r w:rsidR="00983783">
              <w:rPr>
                <w:i/>
                <w:iCs/>
              </w:rPr>
              <w:t xml:space="preserve"> and zip folders</w:t>
            </w:r>
            <w:r>
              <w:rPr>
                <w:i/>
                <w:iCs/>
              </w:rPr>
              <w:t xml:space="preserve"> are not accepted.</w:t>
            </w:r>
          </w:p>
        </w:tc>
      </w:tr>
      <w:tr w:rsidR="00790DF4" w14:paraId="32ABB2AC" w14:textId="77777777">
        <w:tc>
          <w:tcPr>
            <w:tcW w:w="1838" w:type="dxa"/>
            <w:vAlign w:val="center"/>
          </w:tcPr>
          <w:p w14:paraId="1240723F" w14:textId="77777777" w:rsidR="00790DF4" w:rsidRDefault="00000000">
            <w:pPr>
              <w:rPr>
                <w:b/>
                <w:bCs/>
              </w:rPr>
            </w:pPr>
            <w:r>
              <w:rPr>
                <w:b/>
                <w:bCs/>
              </w:rPr>
              <w:t>Feedback Method:</w:t>
            </w:r>
          </w:p>
        </w:tc>
        <w:tc>
          <w:tcPr>
            <w:tcW w:w="7655" w:type="dxa"/>
            <w:gridSpan w:val="3"/>
            <w:vAlign w:val="center"/>
          </w:tcPr>
          <w:p w14:paraId="4D6B9122" w14:textId="77777777" w:rsidR="00790DF4" w:rsidRDefault="00000000">
            <w:pPr>
              <w:rPr>
                <w:i/>
                <w:iCs/>
                <w:color w:val="FF0000"/>
              </w:rPr>
            </w:pPr>
            <w:r>
              <w:rPr>
                <w:b/>
                <w:bCs/>
              </w:rPr>
              <w:t>Results posted in Moodle gradebook</w:t>
            </w:r>
            <w:r>
              <w:rPr>
                <w:color w:val="FF0000"/>
              </w:rPr>
              <w:t xml:space="preserve"> </w:t>
            </w:r>
          </w:p>
        </w:tc>
      </w:tr>
      <w:tr w:rsidR="00937087" w14:paraId="7509155C" w14:textId="77777777">
        <w:tc>
          <w:tcPr>
            <w:tcW w:w="1838" w:type="dxa"/>
            <w:vAlign w:val="center"/>
          </w:tcPr>
          <w:p w14:paraId="482EDFF3" w14:textId="6A447E14" w:rsidR="00937087" w:rsidRDefault="00937087">
            <w:pPr>
              <w:rPr>
                <w:b/>
                <w:bCs/>
              </w:rPr>
            </w:pPr>
            <w:r>
              <w:rPr>
                <w:b/>
                <w:bCs/>
              </w:rPr>
              <w:t>GitHub Link</w:t>
            </w:r>
          </w:p>
        </w:tc>
        <w:tc>
          <w:tcPr>
            <w:tcW w:w="7655" w:type="dxa"/>
            <w:gridSpan w:val="3"/>
            <w:vAlign w:val="center"/>
          </w:tcPr>
          <w:p w14:paraId="49524AB6" w14:textId="77777777" w:rsidR="00937087" w:rsidRDefault="00937087">
            <w:pPr>
              <w:rPr>
                <w:b/>
                <w:bCs/>
              </w:rPr>
            </w:pPr>
          </w:p>
        </w:tc>
      </w:tr>
      <w:tr w:rsidR="00937087" w14:paraId="0EB11BB0" w14:textId="77777777">
        <w:tc>
          <w:tcPr>
            <w:tcW w:w="1838" w:type="dxa"/>
            <w:vAlign w:val="center"/>
          </w:tcPr>
          <w:p w14:paraId="1808B1DA" w14:textId="493B8DDC" w:rsidR="00937087" w:rsidRDefault="00937087">
            <w:pPr>
              <w:rPr>
                <w:b/>
                <w:bCs/>
              </w:rPr>
            </w:pPr>
            <w:r>
              <w:rPr>
                <w:b/>
                <w:bCs/>
              </w:rPr>
              <w:t>Video Link</w:t>
            </w:r>
          </w:p>
        </w:tc>
        <w:tc>
          <w:tcPr>
            <w:tcW w:w="7655" w:type="dxa"/>
            <w:gridSpan w:val="3"/>
            <w:vAlign w:val="center"/>
          </w:tcPr>
          <w:p w14:paraId="209BA90D" w14:textId="105C6C6D" w:rsidR="00937087" w:rsidRPr="00937087" w:rsidRDefault="00937087">
            <w:r w:rsidRPr="00937087">
              <w:t>Upload on Google drive, grant access to me and share the link in this box.</w:t>
            </w:r>
          </w:p>
        </w:tc>
      </w:tr>
      <w:tr w:rsidR="00790DF4" w14:paraId="42CA145A" w14:textId="77777777">
        <w:tc>
          <w:tcPr>
            <w:tcW w:w="1838" w:type="dxa"/>
          </w:tcPr>
          <w:p w14:paraId="7FF24AD8" w14:textId="77777777" w:rsidR="00790DF4" w:rsidRDefault="00000000">
            <w:r>
              <w:rPr>
                <w:b/>
                <w:bCs/>
              </w:rPr>
              <w:t>Feedback Date:</w:t>
            </w:r>
          </w:p>
        </w:tc>
        <w:tc>
          <w:tcPr>
            <w:tcW w:w="7655" w:type="dxa"/>
            <w:gridSpan w:val="3"/>
          </w:tcPr>
          <w:p w14:paraId="0D2E42EC" w14:textId="77777777" w:rsidR="00790DF4" w:rsidRDefault="00000000">
            <w:pPr>
              <w:rPr>
                <w:color w:val="FF0000"/>
              </w:rPr>
            </w:pPr>
            <w:r>
              <w:rPr>
                <w:i/>
                <w:iCs/>
              </w:rPr>
              <w:t>Three weeks after submission</w:t>
            </w:r>
            <w:r>
              <w:rPr>
                <w:color w:val="FF0000"/>
              </w:rPr>
              <w:t xml:space="preserve"> </w:t>
            </w:r>
          </w:p>
        </w:tc>
      </w:tr>
    </w:tbl>
    <w:p w14:paraId="54C1DC64" w14:textId="77777777" w:rsidR="00790DF4" w:rsidRDefault="00000000">
      <w:pPr>
        <w:rPr>
          <w:b/>
          <w:bCs/>
        </w:rPr>
      </w:pPr>
      <w:r>
        <w:br w:type="page"/>
      </w:r>
      <w:r w:rsidRPr="00937087">
        <w:rPr>
          <w:b/>
          <w:bCs/>
          <w:sz w:val="28"/>
          <w:szCs w:val="28"/>
        </w:rPr>
        <w:lastRenderedPageBreak/>
        <w:t>Assessment Outline</w:t>
      </w:r>
    </w:p>
    <w:p w14:paraId="102FBEE6" w14:textId="2C8ED42D" w:rsidR="00937087" w:rsidRPr="00937087" w:rsidRDefault="00937087">
      <w:pPr>
        <w:rPr>
          <w:b/>
          <w:bCs/>
        </w:rPr>
      </w:pPr>
      <w:r w:rsidRPr="00937087">
        <w:rPr>
          <w:b/>
          <w:bCs/>
        </w:rPr>
        <w:t>GitHub Repository</w:t>
      </w:r>
    </w:p>
    <w:p w14:paraId="5C6459FC" w14:textId="77777777" w:rsidR="00937087" w:rsidRDefault="00937087" w:rsidP="00937087">
      <w:pPr>
        <w:pStyle w:val="ListParagraph"/>
        <w:numPr>
          <w:ilvl w:val="0"/>
          <w:numId w:val="7"/>
        </w:numPr>
      </w:pPr>
      <w:r w:rsidRPr="00937087">
        <w:t>Create a GitHub repository at the start of the assignment and commit your work regularly throughout the assignment period.</w:t>
      </w:r>
    </w:p>
    <w:p w14:paraId="4CF1BFAD" w14:textId="19A7FB67" w:rsidR="00937087" w:rsidRPr="00937087" w:rsidRDefault="00937087" w:rsidP="00937087">
      <w:pPr>
        <w:pStyle w:val="ListParagraph"/>
        <w:numPr>
          <w:ilvl w:val="0"/>
          <w:numId w:val="7"/>
        </w:numPr>
      </w:pPr>
      <w:r w:rsidRPr="00937087">
        <w:t>Add your lecturer as a collaborator and send a GitHub request for acceptance before submission.</w:t>
      </w:r>
      <w:r w:rsidRPr="00937087">
        <w:br/>
        <w:t>You must include the GitHub repository address/link in your assignment submission.</w:t>
      </w:r>
    </w:p>
    <w:p w14:paraId="2C30D2CE" w14:textId="77777777" w:rsidR="00790DF4" w:rsidRDefault="00000000">
      <w:pPr>
        <w:pStyle w:val="Heading2"/>
      </w:pPr>
      <w:bookmarkStart w:id="0" w:name="_heading=h.gggb7lo7pcwv" w:colFirst="0" w:colLast="0"/>
      <w:bookmarkEnd w:id="0"/>
      <w:r>
        <w:t>Description of Assessment Task</w:t>
      </w:r>
    </w:p>
    <w:p w14:paraId="6813E095" w14:textId="77777777" w:rsidR="00790DF4" w:rsidRDefault="00790DF4">
      <w:pPr>
        <w:spacing w:after="0"/>
        <w:rPr>
          <w:b/>
          <w:bCs/>
        </w:rPr>
      </w:pPr>
    </w:p>
    <w:p w14:paraId="5D9B935C" w14:textId="77777777" w:rsidR="00790DF4" w:rsidRDefault="00000000">
      <w:pPr>
        <w:spacing w:after="0"/>
      </w:pPr>
      <w:r>
        <w:t>Students are advised to review and adhere to the submission requirements documented after the assessment task. </w:t>
      </w:r>
    </w:p>
    <w:p w14:paraId="34712B75" w14:textId="77777777" w:rsidR="00790DF4" w:rsidRDefault="00790DF4">
      <w:pPr>
        <w:spacing w:after="0"/>
      </w:pPr>
    </w:p>
    <w:p w14:paraId="749CE4B8" w14:textId="77777777" w:rsidR="00790DF4" w:rsidRDefault="00000000">
      <w:pPr>
        <w:spacing w:after="120"/>
        <w:jc w:val="both"/>
      </w:pPr>
      <w:r>
        <w:t>This is an individual Assessment using the PYTHON programming language. Develop and deploy unsupervised machine learning models in any one of the following areas only and analyse the results.</w:t>
      </w:r>
    </w:p>
    <w:p w14:paraId="41FF500B" w14:textId="77777777" w:rsidR="00790DF4" w:rsidRDefault="00000000">
      <w:pPr>
        <w:numPr>
          <w:ilvl w:val="0"/>
          <w:numId w:val="3"/>
        </w:numPr>
        <w:spacing w:after="0"/>
        <w:jc w:val="both"/>
      </w:pPr>
      <w:r>
        <w:t>Transport</w:t>
      </w:r>
    </w:p>
    <w:p w14:paraId="7AAE90BB" w14:textId="77777777" w:rsidR="00790DF4" w:rsidRDefault="00000000">
      <w:pPr>
        <w:numPr>
          <w:ilvl w:val="0"/>
          <w:numId w:val="3"/>
        </w:numPr>
        <w:spacing w:after="0"/>
        <w:jc w:val="both"/>
      </w:pPr>
      <w:r>
        <w:t>Housing and Zoning</w:t>
      </w:r>
    </w:p>
    <w:p w14:paraId="15F354DD" w14:textId="77777777" w:rsidR="00790DF4" w:rsidRDefault="00000000">
      <w:pPr>
        <w:numPr>
          <w:ilvl w:val="0"/>
          <w:numId w:val="3"/>
        </w:numPr>
        <w:spacing w:after="120"/>
        <w:ind w:left="714" w:hanging="357"/>
      </w:pPr>
      <w:r>
        <w:t>Stock market dataset (only from last 10 years) from only website: https://finance.yahoo.com/quote/CSV/history/ </w:t>
      </w:r>
    </w:p>
    <w:p w14:paraId="330B70BC" w14:textId="035FD630" w:rsidR="00790DF4" w:rsidRDefault="00000000">
      <w:pPr>
        <w:spacing w:after="0"/>
        <w:jc w:val="both"/>
      </w:pPr>
      <w:r>
        <w:t>The dataset shoul</w:t>
      </w:r>
      <w:r w:rsidR="00D27065">
        <w:t>d</w:t>
      </w:r>
      <w:r>
        <w:t xml:space="preserve"> have a decent number of rows and columns, such as minimum 7 columns (for example, type of variables may be categorical, continuous, and discrete) after cleaning to justify the use of the machine learning modelling approach. The type of question(s) that you should formulate for the Assessment will depend on the chosen domain of the dataset as mentioned above. (</w:t>
      </w:r>
      <w:r>
        <w:rPr>
          <w:b/>
          <w:bCs/>
        </w:rPr>
        <w:t>Note:</w:t>
      </w:r>
      <w:r>
        <w:t xml:space="preserve"> No marks will be awarded if the dataset is not based on the above-mentioned guidelines.)</w:t>
      </w:r>
    </w:p>
    <w:p w14:paraId="58F0BCF4" w14:textId="77777777" w:rsidR="00790DF4" w:rsidRDefault="00000000">
      <w:pPr>
        <w:spacing w:after="0"/>
        <w:jc w:val="both"/>
      </w:pPr>
      <w:r>
        <w:t>Assessment questions could be: (this is a small, suggested, sample of questions, other questions may be more appropriate to your Assessment)</w:t>
      </w:r>
    </w:p>
    <w:p w14:paraId="268DC29F" w14:textId="77777777" w:rsidR="00790DF4" w:rsidRDefault="00790DF4">
      <w:pPr>
        <w:spacing w:after="0"/>
        <w:jc w:val="both"/>
      </w:pPr>
    </w:p>
    <w:p w14:paraId="27700968" w14:textId="77777777" w:rsidR="00790DF4" w:rsidRDefault="00000000">
      <w:pPr>
        <w:numPr>
          <w:ilvl w:val="0"/>
          <w:numId w:val="4"/>
        </w:numPr>
        <w:spacing w:after="0"/>
        <w:jc w:val="both"/>
      </w:pPr>
      <w:r>
        <w:t>How to measure similarity or dissimilarity between different clusters?</w:t>
      </w:r>
    </w:p>
    <w:p w14:paraId="1025A4BD" w14:textId="77777777" w:rsidR="00790DF4" w:rsidRDefault="00000000">
      <w:pPr>
        <w:numPr>
          <w:ilvl w:val="0"/>
          <w:numId w:val="4"/>
        </w:numPr>
        <w:spacing w:after="0"/>
        <w:jc w:val="both"/>
      </w:pPr>
      <w:r>
        <w:t>Which clustering solution do you prefer, and why? </w:t>
      </w:r>
    </w:p>
    <w:p w14:paraId="0F2DA4DB" w14:textId="77777777" w:rsidR="00790DF4" w:rsidRDefault="00000000">
      <w:pPr>
        <w:numPr>
          <w:ilvl w:val="0"/>
          <w:numId w:val="4"/>
        </w:numPr>
        <w:spacing w:after="0"/>
        <w:jc w:val="both"/>
      </w:pPr>
      <w:r>
        <w:t>How to analyse and investigate an inflation rate for a specific product from the provided time series dataset?  </w:t>
      </w:r>
    </w:p>
    <w:p w14:paraId="651A0FE4" w14:textId="77777777" w:rsidR="00790DF4" w:rsidRDefault="00790DF4">
      <w:pPr>
        <w:spacing w:after="0"/>
        <w:jc w:val="both"/>
      </w:pPr>
    </w:p>
    <w:p w14:paraId="33E08FB8" w14:textId="77777777" w:rsidR="00790DF4" w:rsidRDefault="00000000">
      <w:pPr>
        <w:spacing w:after="0"/>
        <w:jc w:val="both"/>
      </w:pPr>
      <w:r>
        <w:t>You will present their findings and defend the results in the form of a poster presentation. Your poster should capture the following aspects that are relevant to your Assessment investigations. All practical implementations are carried in the Jupyter notebook (</w:t>
      </w:r>
      <w:r>
        <w:rPr>
          <w:b/>
          <w:bCs/>
        </w:rPr>
        <w:t>Note:</w:t>
      </w:r>
      <w:r>
        <w:t xml:space="preserve"> The code in the form of Python files will not be accepted.)</w:t>
      </w:r>
      <w:r>
        <w:br/>
      </w:r>
    </w:p>
    <w:p w14:paraId="48F66347" w14:textId="77777777" w:rsidR="00790DF4" w:rsidRDefault="00000000">
      <w:pPr>
        <w:numPr>
          <w:ilvl w:val="0"/>
          <w:numId w:val="5"/>
        </w:numPr>
        <w:spacing w:after="0"/>
        <w:jc w:val="both"/>
      </w:pPr>
      <w:r>
        <w:t>A precise introduction, motivation, description of problem domain, Assessment objectives and the rationale for the chosen dataset in the above-mentioned areas. </w:t>
      </w:r>
    </w:p>
    <w:p w14:paraId="2F4B880A" w14:textId="77777777" w:rsidR="00790DF4" w:rsidRDefault="00000000">
      <w:pPr>
        <w:pBdr>
          <w:top w:val="nil"/>
          <w:left w:val="nil"/>
          <w:bottom w:val="nil"/>
          <w:right w:val="nil"/>
          <w:between w:val="nil"/>
        </w:pBdr>
        <w:spacing w:after="0"/>
        <w:ind w:left="7920" w:firstLine="720"/>
        <w:jc w:val="both"/>
        <w:rPr>
          <w:color w:val="000000"/>
        </w:rPr>
      </w:pPr>
      <w:r>
        <w:rPr>
          <w:color w:val="000000"/>
        </w:rPr>
        <w:t>(15 marks)</w:t>
      </w:r>
    </w:p>
    <w:p w14:paraId="7FAEBB06" w14:textId="77777777" w:rsidR="00790DF4" w:rsidRDefault="00000000">
      <w:pPr>
        <w:numPr>
          <w:ilvl w:val="0"/>
          <w:numId w:val="5"/>
        </w:numPr>
        <w:spacing w:after="0"/>
        <w:jc w:val="both"/>
      </w:pPr>
      <w:r>
        <w:t>Which clustering algorithms would you consider for segmentation, and why? Implement the solutions and discuss the differences between silhouette score and Davies-Bouldin index in the context of clustering. Compare the results obtained from any two clustering algorithms from your own chosen dataset.</w:t>
      </w:r>
    </w:p>
    <w:p w14:paraId="6D49DBC0" w14:textId="77777777" w:rsidR="00790DF4" w:rsidRDefault="00000000">
      <w:pPr>
        <w:pBdr>
          <w:top w:val="nil"/>
          <w:left w:val="nil"/>
          <w:bottom w:val="nil"/>
          <w:right w:val="nil"/>
          <w:between w:val="nil"/>
        </w:pBdr>
        <w:spacing w:after="0"/>
        <w:ind w:left="7920" w:firstLine="720"/>
        <w:jc w:val="both"/>
        <w:rPr>
          <w:color w:val="000000"/>
        </w:rPr>
      </w:pPr>
      <w:r>
        <w:rPr>
          <w:color w:val="000000"/>
        </w:rPr>
        <w:t>(30 marks)</w:t>
      </w:r>
    </w:p>
    <w:p w14:paraId="45803748" w14:textId="77777777" w:rsidR="00790DF4" w:rsidRDefault="00000000">
      <w:pPr>
        <w:numPr>
          <w:ilvl w:val="0"/>
          <w:numId w:val="5"/>
        </w:numPr>
        <w:spacing w:after="0"/>
        <w:jc w:val="both"/>
      </w:pPr>
      <w:r>
        <w:t xml:space="preserve">Implement your solutions and discuss what insights can you derive from the initial exploration of the time series data based on the provided topics? Describe any trends, seasonality, or anomalies </w:t>
      </w:r>
      <w:r>
        <w:lastRenderedPageBreak/>
        <w:t>observed. How did you determine the appropriate parameters (p, d, q) for the ARIMA/ SARIMA model. Evaluate the performance of the ARIMA/ SARIMA model in forecasting future values, highlighting any strengths and limitations based on your chosen dataset.</w:t>
      </w:r>
    </w:p>
    <w:p w14:paraId="62D59999" w14:textId="77777777" w:rsidR="00790DF4" w:rsidRDefault="00000000">
      <w:pPr>
        <w:pBdr>
          <w:top w:val="nil"/>
          <w:left w:val="nil"/>
          <w:bottom w:val="nil"/>
          <w:right w:val="nil"/>
          <w:between w:val="nil"/>
        </w:pBdr>
        <w:spacing w:after="0"/>
        <w:ind w:left="7920" w:firstLine="720"/>
        <w:jc w:val="both"/>
        <w:rPr>
          <w:color w:val="000000"/>
        </w:rPr>
      </w:pPr>
      <w:r>
        <w:rPr>
          <w:color w:val="000000"/>
        </w:rPr>
        <w:t>(30 marks)</w:t>
      </w:r>
    </w:p>
    <w:p w14:paraId="3772779F" w14:textId="77777777" w:rsidR="00790DF4" w:rsidRDefault="00000000">
      <w:pPr>
        <w:numPr>
          <w:ilvl w:val="0"/>
          <w:numId w:val="5"/>
        </w:numPr>
        <w:spacing w:after="0"/>
        <w:jc w:val="both"/>
      </w:pPr>
      <w:r>
        <w:t>Interpret and justify the results based on the problem specification or Assessment objectives by using suitable visualizations. Comments and description of Python code, conclusions of the Assessment should be specified in the poster as well as in the Jupyter notebook. Citations and references should follow the Harvard style. You are required to record a video presentation to explain and justify your poster presentation and the code in the Jupyter Notebook. The video should not exceed 5 minutes in duration, and the use of AI-generated voices or agents is not permitted. The format of video recording is mentioned below</w:t>
      </w:r>
    </w:p>
    <w:p w14:paraId="3D63DDF6" w14:textId="77777777" w:rsidR="00790DF4" w:rsidRDefault="00000000">
      <w:pPr>
        <w:pBdr>
          <w:top w:val="nil"/>
          <w:left w:val="nil"/>
          <w:bottom w:val="nil"/>
          <w:right w:val="nil"/>
          <w:between w:val="nil"/>
        </w:pBdr>
        <w:spacing w:before="280" w:after="28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28B2E6D" wp14:editId="4080F8D8">
            <wp:extent cx="1450334" cy="799853"/>
            <wp:effectExtent l="0" t="0" r="0" b="0"/>
            <wp:docPr id="74067535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450334" cy="799853"/>
                    </a:xfrm>
                    <a:prstGeom prst="rect">
                      <a:avLst/>
                    </a:prstGeom>
                    <a:ln/>
                  </pic:spPr>
                </pic:pic>
              </a:graphicData>
            </a:graphic>
          </wp:inline>
        </w:drawing>
      </w:r>
      <w:r>
        <w:rPr>
          <w:rFonts w:ascii="Times New Roman" w:eastAsia="Times New Roman" w:hAnsi="Times New Roman" w:cs="Times New Roman"/>
          <w:noProof/>
          <w:color w:val="000000"/>
          <w:sz w:val="24"/>
          <w:szCs w:val="24"/>
        </w:rPr>
        <w:drawing>
          <wp:inline distT="0" distB="0" distL="0" distR="0" wp14:anchorId="2ED749DE" wp14:editId="1439837F">
            <wp:extent cx="1381284" cy="859031"/>
            <wp:effectExtent l="0" t="0" r="0" b="0"/>
            <wp:docPr id="7406753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381284" cy="859031"/>
                    </a:xfrm>
                    <a:prstGeom prst="rect">
                      <a:avLst/>
                    </a:prstGeom>
                    <a:ln/>
                  </pic:spPr>
                </pic:pic>
              </a:graphicData>
            </a:graphic>
          </wp:inline>
        </w:drawing>
      </w:r>
    </w:p>
    <w:p w14:paraId="3B46FFFB" w14:textId="77777777" w:rsidR="00790DF4" w:rsidRDefault="00000000">
      <w:pPr>
        <w:pBdr>
          <w:top w:val="nil"/>
          <w:left w:val="nil"/>
          <w:bottom w:val="nil"/>
          <w:right w:val="nil"/>
          <w:between w:val="nil"/>
        </w:pBdr>
        <w:spacing w:after="0"/>
        <w:ind w:left="7920" w:firstLine="720"/>
        <w:jc w:val="both"/>
        <w:rPr>
          <w:color w:val="000000"/>
        </w:rPr>
      </w:pPr>
      <w:r>
        <w:rPr>
          <w:color w:val="000000"/>
        </w:rPr>
        <w:t>(25 marks)</w:t>
      </w:r>
    </w:p>
    <w:p w14:paraId="2DD72351" w14:textId="77777777" w:rsidR="00790DF4" w:rsidRDefault="00790DF4">
      <w:pPr>
        <w:spacing w:after="0"/>
      </w:pPr>
    </w:p>
    <w:p w14:paraId="317299D1" w14:textId="77777777" w:rsidR="00790DF4" w:rsidRDefault="00000000">
      <w:pPr>
        <w:spacing w:after="0"/>
      </w:pPr>
      <w:r>
        <w:rPr>
          <w:b/>
          <w:bCs/>
        </w:rPr>
        <w:t>Note:</w:t>
      </w:r>
      <w:r>
        <w:t xml:space="preserve"> You may choose </w:t>
      </w:r>
      <w:r>
        <w:rPr>
          <w:b/>
          <w:bCs/>
          <w:i/>
          <w:iCs/>
        </w:rPr>
        <w:t>two different datasets</w:t>
      </w:r>
      <w:r>
        <w:t xml:space="preserve"> for task (ii) or task (iii) separately or one dataset for both tasks based on your justification for this Assessment.</w:t>
      </w:r>
    </w:p>
    <w:p w14:paraId="1B9E46DD" w14:textId="77777777" w:rsidR="00790DF4" w:rsidRDefault="00000000">
      <w:pPr>
        <w:pStyle w:val="Heading2"/>
      </w:pPr>
      <w:r>
        <w:t>Assessment Requirements</w:t>
      </w:r>
    </w:p>
    <w:p w14:paraId="2211495B" w14:textId="77777777" w:rsidR="00790DF4" w:rsidRDefault="00000000">
      <w:pPr>
        <w:spacing w:after="0"/>
      </w:pPr>
      <w:r>
        <w:t>All assessment submissions must meet the following minimum requirements:</w:t>
      </w:r>
    </w:p>
    <w:p w14:paraId="0C37DCF6" w14:textId="77777777" w:rsidR="00790DF4" w:rsidRDefault="00000000">
      <w:pPr>
        <w:numPr>
          <w:ilvl w:val="0"/>
          <w:numId w:val="2"/>
        </w:numPr>
        <w:pBdr>
          <w:top w:val="nil"/>
          <w:left w:val="nil"/>
          <w:bottom w:val="nil"/>
          <w:right w:val="nil"/>
          <w:between w:val="nil"/>
        </w:pBdr>
        <w:spacing w:after="0"/>
      </w:pPr>
      <w:r>
        <w:t>Upload all files separately to Moodle. This includes, Poster presentation, Jupyter Notebook, Dataset/data files.</w:t>
      </w:r>
    </w:p>
    <w:p w14:paraId="562485FC" w14:textId="77777777" w:rsidR="00790DF4" w:rsidRDefault="00000000">
      <w:pPr>
        <w:numPr>
          <w:ilvl w:val="0"/>
          <w:numId w:val="2"/>
        </w:numPr>
        <w:pBdr>
          <w:top w:val="nil"/>
          <w:left w:val="nil"/>
          <w:bottom w:val="nil"/>
          <w:right w:val="nil"/>
          <w:between w:val="nil"/>
        </w:pBdr>
        <w:spacing w:after="0"/>
      </w:pPr>
      <w:r>
        <w:t>Any supporting documents or additional files required for the assessment</w:t>
      </w:r>
    </w:p>
    <w:p w14:paraId="5234EC5D" w14:textId="77777777" w:rsidR="00790DF4" w:rsidRDefault="00000000">
      <w:pPr>
        <w:numPr>
          <w:ilvl w:val="0"/>
          <w:numId w:val="2"/>
        </w:numPr>
        <w:pBdr>
          <w:top w:val="nil"/>
          <w:left w:val="nil"/>
          <w:bottom w:val="nil"/>
          <w:right w:val="nil"/>
          <w:between w:val="nil"/>
        </w:pBdr>
        <w:spacing w:after="0"/>
      </w:pPr>
      <w:r>
        <w:t>Follow the required submission format specified in the Assessment Summary Table under Instructions for Submission.</w:t>
      </w:r>
    </w:p>
    <w:p w14:paraId="535C8121" w14:textId="77777777" w:rsidR="00790DF4" w:rsidRDefault="00000000">
      <w:pPr>
        <w:numPr>
          <w:ilvl w:val="0"/>
          <w:numId w:val="2"/>
        </w:numPr>
        <w:pBdr>
          <w:top w:val="nil"/>
          <w:left w:val="nil"/>
          <w:bottom w:val="nil"/>
          <w:right w:val="nil"/>
          <w:between w:val="nil"/>
        </w:pBdr>
        <w:spacing w:after="0"/>
      </w:pPr>
      <w:r>
        <w:t>Use only authentic, real-world datasets. Students are strictly prohibited from using Generative AI tools (such as ChatGPT or similar tools) to create or generate synthetic data for CA1.</w:t>
      </w:r>
    </w:p>
    <w:p w14:paraId="1ED2A48F" w14:textId="77777777" w:rsidR="00790DF4" w:rsidRDefault="00000000">
      <w:pPr>
        <w:numPr>
          <w:ilvl w:val="0"/>
          <w:numId w:val="2"/>
        </w:numPr>
        <w:pBdr>
          <w:top w:val="nil"/>
          <w:left w:val="nil"/>
          <w:bottom w:val="nil"/>
          <w:right w:val="nil"/>
          <w:between w:val="nil"/>
        </w:pBdr>
        <w:spacing w:after="0"/>
      </w:pPr>
      <w:r>
        <w:t>Provide a valid source for every dataset used. The source must be clearly identified and accessible through either, a valid web link (URL), or a shared Google Drive link containing or identifying the original dataset.</w:t>
      </w:r>
    </w:p>
    <w:p w14:paraId="11FFC610" w14:textId="77777777" w:rsidR="00790DF4" w:rsidRDefault="00000000">
      <w:pPr>
        <w:numPr>
          <w:ilvl w:val="0"/>
          <w:numId w:val="2"/>
        </w:numPr>
        <w:pBdr>
          <w:top w:val="nil"/>
          <w:left w:val="nil"/>
          <w:bottom w:val="nil"/>
          <w:right w:val="nil"/>
          <w:between w:val="nil"/>
        </w:pBdr>
        <w:spacing w:after="0"/>
      </w:pPr>
      <w:r>
        <w:t>Keep the poster within the word limit. The poster must contain no more than 700 words. The following are excluded from the word count, Titles and headings, Diagrams and figures, Code, References and Citations.</w:t>
      </w:r>
    </w:p>
    <w:p w14:paraId="1C5E0B90" w14:textId="77777777" w:rsidR="00790DF4" w:rsidRDefault="00000000">
      <w:pPr>
        <w:numPr>
          <w:ilvl w:val="0"/>
          <w:numId w:val="2"/>
        </w:numPr>
        <w:pBdr>
          <w:top w:val="nil"/>
          <w:left w:val="nil"/>
          <w:bottom w:val="nil"/>
          <w:right w:val="nil"/>
          <w:between w:val="nil"/>
        </w:pBdr>
        <w:spacing w:after="0"/>
      </w:pPr>
      <w:r>
        <w:t>Refer to the assessment rubric provided at the end of the CA1 brief for the detailed breakdown of marks and assessment criteria.</w:t>
      </w:r>
    </w:p>
    <w:p w14:paraId="5EEE4C2E" w14:textId="77777777" w:rsidR="00790DF4" w:rsidRDefault="00000000">
      <w:pPr>
        <w:numPr>
          <w:ilvl w:val="0"/>
          <w:numId w:val="2"/>
        </w:numPr>
        <w:pBdr>
          <w:top w:val="nil"/>
          <w:left w:val="nil"/>
          <w:bottom w:val="nil"/>
          <w:right w:val="nil"/>
          <w:between w:val="nil"/>
        </w:pBdr>
        <w:spacing w:after="0"/>
      </w:pPr>
      <w:r>
        <w:t>Do not use an AI-generated or synthetic voice in the video recording. The presentation must use the student's own natural voice. AI agents, text-to-speech systems, voice cloning, or other AI-generated voices are not permitted.</w:t>
      </w:r>
    </w:p>
    <w:p w14:paraId="76ED7BBD" w14:textId="77777777" w:rsidR="00790DF4" w:rsidRDefault="00000000">
      <w:pPr>
        <w:numPr>
          <w:ilvl w:val="0"/>
          <w:numId w:val="2"/>
        </w:numPr>
        <w:pBdr>
          <w:top w:val="nil"/>
          <w:left w:val="nil"/>
          <w:bottom w:val="nil"/>
          <w:right w:val="nil"/>
          <w:between w:val="nil"/>
        </w:pBdr>
        <w:spacing w:after="0"/>
      </w:pPr>
      <w:r>
        <w:t>Submit your own work. All submitted work must be completed by the student and must comply with CCT's academic integrity requirements.</w:t>
      </w:r>
    </w:p>
    <w:p w14:paraId="0FB10B9B" w14:textId="77777777" w:rsidR="00790DF4" w:rsidRDefault="00000000">
      <w:pPr>
        <w:numPr>
          <w:ilvl w:val="0"/>
          <w:numId w:val="2"/>
        </w:numPr>
        <w:pBdr>
          <w:top w:val="nil"/>
          <w:left w:val="nil"/>
          <w:bottom w:val="nil"/>
          <w:right w:val="nil"/>
          <w:between w:val="nil"/>
        </w:pBdr>
        <w:spacing w:after="0"/>
      </w:pPr>
      <w:r>
        <w:t>Include the CCT Assessment Cover Page as part of your submission.</w:t>
      </w:r>
    </w:p>
    <w:p w14:paraId="1616FC39" w14:textId="77777777" w:rsidR="00790DF4" w:rsidRDefault="00000000">
      <w:pPr>
        <w:numPr>
          <w:ilvl w:val="0"/>
          <w:numId w:val="2"/>
        </w:numPr>
        <w:pBdr>
          <w:top w:val="nil"/>
          <w:left w:val="nil"/>
          <w:bottom w:val="nil"/>
          <w:right w:val="nil"/>
          <w:between w:val="nil"/>
        </w:pBdr>
        <w:spacing w:after="0"/>
      </w:pPr>
      <w:r>
        <w:t>Be submitted by the deadline date specified or be subject to late submission penalties.</w:t>
      </w:r>
    </w:p>
    <w:p w14:paraId="0AD6D20E" w14:textId="77777777" w:rsidR="00790DF4" w:rsidRDefault="00000000">
      <w:pPr>
        <w:numPr>
          <w:ilvl w:val="0"/>
          <w:numId w:val="2"/>
        </w:numPr>
        <w:pBdr>
          <w:top w:val="nil"/>
          <w:left w:val="nil"/>
          <w:bottom w:val="nil"/>
          <w:right w:val="nil"/>
          <w:between w:val="nil"/>
        </w:pBdr>
        <w:spacing w:after="0"/>
      </w:pPr>
      <w:r>
        <w:lastRenderedPageBreak/>
        <w:t xml:space="preserve">Use </w:t>
      </w:r>
      <w:r>
        <w:rPr>
          <w:u w:val="single"/>
        </w:rPr>
        <w:t>Harvard Referencing</w:t>
      </w:r>
      <w:r>
        <w:t xml:space="preserve"> for all third-party material, including datasets, academic sources, websites, images, and other external resources. Refer to the CCT Harvard Referencing Guide for guidance.</w:t>
      </w:r>
    </w:p>
    <w:p w14:paraId="6AB06D4B" w14:textId="77777777" w:rsidR="00790DF4" w:rsidRDefault="00000000">
      <w:pPr>
        <w:pStyle w:val="Heading2"/>
      </w:pPr>
      <w:r>
        <w:t>Learning Outcomes:</w:t>
      </w:r>
    </w:p>
    <w:p w14:paraId="0D5DCBF6" w14:textId="77777777" w:rsidR="00790DF4" w:rsidRDefault="00000000">
      <w:pPr>
        <w:spacing w:after="0"/>
      </w:pPr>
      <w:r>
        <w:t>This assessment addresses the following module learning outcomes for this module:</w:t>
      </w:r>
    </w:p>
    <w:p w14:paraId="62665D8E" w14:textId="77777777" w:rsidR="00790DF4" w:rsidRDefault="00000000">
      <w:pPr>
        <w:numPr>
          <w:ilvl w:val="0"/>
          <w:numId w:val="1"/>
        </w:numPr>
        <w:spacing w:after="0"/>
      </w:pPr>
      <w:r>
        <w:t>Critically evaluate and implement appropriate clustering algorithms and interpret and document their results. (Linked to PLO 1, PLO 5)</w:t>
      </w:r>
    </w:p>
    <w:p w14:paraId="0C1FEB7A" w14:textId="77777777" w:rsidR="00790DF4" w:rsidRDefault="00000000">
      <w:pPr>
        <w:numPr>
          <w:ilvl w:val="0"/>
          <w:numId w:val="1"/>
        </w:numPr>
        <w:spacing w:after="0"/>
      </w:pPr>
      <w:r>
        <w:t>Apply modelling to time series data to facilitate business intelligence needs (Linked to PLO 1, PLO 2, PLO 3)</w:t>
      </w:r>
    </w:p>
    <w:p w14:paraId="3F996776" w14:textId="77777777" w:rsidR="00790DF4" w:rsidRDefault="00000000">
      <w:pPr>
        <w:pStyle w:val="Heading2"/>
      </w:pPr>
      <w:bookmarkStart w:id="1" w:name="_heading=h.waqxfhjp6uke" w:colFirst="0" w:colLast="0"/>
      <w:bookmarkEnd w:id="1"/>
      <w:r>
        <w:t>Use of Artificial Intelligence</w:t>
      </w:r>
    </w:p>
    <w:p w14:paraId="7B22DFEC" w14:textId="77777777" w:rsidR="00790DF4" w:rsidRDefault="00000000">
      <w:pPr>
        <w:jc w:val="both"/>
      </w:pPr>
      <w:r>
        <w:t>This assessment applies the AI Fluency Framework — four interconnected competencies for effective, efficient, ethical and safe AI use. Your engagement with AI will be reviewed across all four dimensions:</w:t>
      </w:r>
    </w:p>
    <w:tbl>
      <w:tblPr>
        <w:tblStyle w:val="a4"/>
        <w:tblW w:w="9792"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4896"/>
        <w:gridCol w:w="4896"/>
      </w:tblGrid>
      <w:tr w:rsidR="00790DF4" w14:paraId="7EDFE07D" w14:textId="77777777">
        <w:trPr>
          <w:trHeight w:val="350"/>
          <w:jc w:val="center"/>
        </w:trPr>
        <w:tc>
          <w:tcPr>
            <w:tcW w:w="4896" w:type="dxa"/>
            <w:tcMar>
              <w:top w:w="220" w:type="dxa"/>
              <w:left w:w="220" w:type="dxa"/>
              <w:bottom w:w="220" w:type="dxa"/>
              <w:right w:w="220" w:type="dxa"/>
            </w:tcMar>
            <w:vAlign w:val="center"/>
          </w:tcPr>
          <w:p w14:paraId="03F55A92" w14:textId="77777777" w:rsidR="00790DF4" w:rsidRDefault="00000000">
            <w:pPr>
              <w:spacing w:after="0" w:line="240" w:lineRule="auto"/>
            </w:pPr>
            <w:r>
              <w:rPr>
                <w:rFonts w:ascii="Arial" w:eastAsia="Arial" w:hAnsi="Arial" w:cs="Arial"/>
                <w:b/>
                <w:bCs/>
                <w:sz w:val="23"/>
                <w:szCs w:val="23"/>
              </w:rPr>
              <w:t>Delegation</w:t>
            </w:r>
          </w:p>
          <w:p w14:paraId="76A05400" w14:textId="77777777" w:rsidR="00790DF4" w:rsidRDefault="00000000">
            <w:pPr>
              <w:spacing w:after="0" w:line="240" w:lineRule="auto"/>
            </w:pPr>
            <w:r>
              <w:rPr>
                <w:rFonts w:ascii="Arial" w:eastAsia="Arial" w:hAnsi="Arial" w:cs="Arial"/>
              </w:rPr>
              <w:t>Setting goals and deciding whether, when and how to engage with AI.</w:t>
            </w:r>
          </w:p>
        </w:tc>
        <w:tc>
          <w:tcPr>
            <w:tcW w:w="4896" w:type="dxa"/>
            <w:tcMar>
              <w:top w:w="220" w:type="dxa"/>
              <w:left w:w="220" w:type="dxa"/>
              <w:bottom w:w="220" w:type="dxa"/>
              <w:right w:w="220" w:type="dxa"/>
            </w:tcMar>
            <w:vAlign w:val="center"/>
          </w:tcPr>
          <w:p w14:paraId="7FC37058" w14:textId="77777777" w:rsidR="00790DF4" w:rsidRDefault="00000000">
            <w:pPr>
              <w:spacing w:after="0" w:line="240" w:lineRule="auto"/>
            </w:pPr>
            <w:r>
              <w:rPr>
                <w:rFonts w:ascii="Arial" w:eastAsia="Arial" w:hAnsi="Arial" w:cs="Arial"/>
                <w:b/>
                <w:bCs/>
                <w:sz w:val="23"/>
                <w:szCs w:val="23"/>
              </w:rPr>
              <w:t>Description</w:t>
            </w:r>
          </w:p>
          <w:p w14:paraId="07B9D2FD" w14:textId="77777777" w:rsidR="00790DF4" w:rsidRDefault="00000000">
            <w:pPr>
              <w:spacing w:after="0" w:line="240" w:lineRule="auto"/>
            </w:pPr>
            <w:r>
              <w:rPr>
                <w:rFonts w:ascii="Arial" w:eastAsia="Arial" w:hAnsi="Arial" w:cs="Arial"/>
              </w:rPr>
              <w:t>Effectively describing goals to prompt useful AI behaviours and outputs.</w:t>
            </w:r>
          </w:p>
        </w:tc>
      </w:tr>
      <w:tr w:rsidR="00790DF4" w14:paraId="18FADE90" w14:textId="77777777">
        <w:trPr>
          <w:trHeight w:val="301"/>
          <w:jc w:val="center"/>
        </w:trPr>
        <w:tc>
          <w:tcPr>
            <w:tcW w:w="4896" w:type="dxa"/>
            <w:tcMar>
              <w:top w:w="220" w:type="dxa"/>
              <w:left w:w="220" w:type="dxa"/>
              <w:bottom w:w="220" w:type="dxa"/>
              <w:right w:w="220" w:type="dxa"/>
            </w:tcMar>
            <w:vAlign w:val="center"/>
          </w:tcPr>
          <w:p w14:paraId="6DB41E88" w14:textId="77777777" w:rsidR="00790DF4" w:rsidRDefault="00000000">
            <w:pPr>
              <w:spacing w:after="0" w:line="240" w:lineRule="auto"/>
            </w:pPr>
            <w:r>
              <w:rPr>
                <w:rFonts w:ascii="Arial" w:eastAsia="Arial" w:hAnsi="Arial" w:cs="Arial"/>
                <w:b/>
                <w:bCs/>
                <w:sz w:val="23"/>
                <w:szCs w:val="23"/>
              </w:rPr>
              <w:t>Discernment</w:t>
            </w:r>
          </w:p>
          <w:p w14:paraId="320442D0" w14:textId="77777777" w:rsidR="00790DF4" w:rsidRDefault="00000000">
            <w:pPr>
              <w:spacing w:after="0" w:line="240" w:lineRule="auto"/>
            </w:pPr>
            <w:r>
              <w:rPr>
                <w:rFonts w:ascii="Arial" w:eastAsia="Arial" w:hAnsi="Arial" w:cs="Arial"/>
              </w:rPr>
              <w:t>Accurately assessing the usefulness of AI outputs and behaviours.</w:t>
            </w:r>
          </w:p>
        </w:tc>
        <w:tc>
          <w:tcPr>
            <w:tcW w:w="4896" w:type="dxa"/>
            <w:tcMar>
              <w:top w:w="220" w:type="dxa"/>
              <w:left w:w="220" w:type="dxa"/>
              <w:bottom w:w="220" w:type="dxa"/>
              <w:right w:w="220" w:type="dxa"/>
            </w:tcMar>
            <w:vAlign w:val="center"/>
          </w:tcPr>
          <w:p w14:paraId="688405B1" w14:textId="77777777" w:rsidR="00790DF4" w:rsidRDefault="00000000">
            <w:pPr>
              <w:spacing w:after="0" w:line="240" w:lineRule="auto"/>
            </w:pPr>
            <w:r>
              <w:rPr>
                <w:rFonts w:ascii="Arial" w:eastAsia="Arial" w:hAnsi="Arial" w:cs="Arial"/>
                <w:b/>
                <w:bCs/>
                <w:sz w:val="23"/>
                <w:szCs w:val="23"/>
              </w:rPr>
              <w:t>Diligence</w:t>
            </w:r>
          </w:p>
          <w:p w14:paraId="2BDB593A" w14:textId="77777777" w:rsidR="00790DF4" w:rsidRDefault="00000000">
            <w:pPr>
              <w:spacing w:after="0" w:line="240" w:lineRule="auto"/>
            </w:pPr>
            <w:r>
              <w:rPr>
                <w:rFonts w:ascii="Arial" w:eastAsia="Arial" w:hAnsi="Arial" w:cs="Arial"/>
              </w:rPr>
              <w:t>Taking responsibility for what we do with AI and how we do it.</w:t>
            </w:r>
          </w:p>
        </w:tc>
      </w:tr>
    </w:tbl>
    <w:p w14:paraId="6B3901A4" w14:textId="77777777" w:rsidR="00790DF4" w:rsidRDefault="00790DF4">
      <w:pPr>
        <w:jc w:val="both"/>
      </w:pPr>
    </w:p>
    <w:p w14:paraId="0500EDCA" w14:textId="77777777" w:rsidR="00790DF4" w:rsidRDefault="00790DF4">
      <w:pPr>
        <w:jc w:val="both"/>
      </w:pPr>
    </w:p>
    <w:p w14:paraId="0FAEFF94" w14:textId="77777777" w:rsidR="00790DF4" w:rsidRDefault="00790DF4">
      <w:pPr>
        <w:jc w:val="both"/>
        <w:sectPr w:rsidR="00790DF4">
          <w:footerReference w:type="default" r:id="rId12"/>
          <w:pgSz w:w="11906" w:h="16838"/>
          <w:pgMar w:top="1134" w:right="1134" w:bottom="1134" w:left="1134" w:header="709" w:footer="709" w:gutter="0"/>
          <w:pgNumType w:start="1"/>
          <w:cols w:space="720"/>
        </w:sectPr>
      </w:pPr>
    </w:p>
    <w:p w14:paraId="478F9626" w14:textId="77777777" w:rsidR="00790DF4" w:rsidRDefault="00000000">
      <w:pPr>
        <w:pStyle w:val="Heading1"/>
        <w:keepNext w:val="0"/>
        <w:keepLines w:val="0"/>
        <w:spacing w:before="0" w:after="0" w:line="240" w:lineRule="auto"/>
        <w:rPr>
          <w:sz w:val="28"/>
          <w:szCs w:val="28"/>
        </w:rPr>
      </w:pPr>
      <w:bookmarkStart w:id="2" w:name="_heading=h.rbtal5s6u0r9" w:colFirst="0" w:colLast="0"/>
      <w:bookmarkEnd w:id="2"/>
      <w:r>
        <w:rPr>
          <w:sz w:val="28"/>
          <w:szCs w:val="28"/>
        </w:rPr>
        <w:lastRenderedPageBreak/>
        <w:t>AI Declaration using the AI Fluency Framework</w:t>
      </w:r>
    </w:p>
    <w:tbl>
      <w:tblPr>
        <w:tblStyle w:val="a5"/>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790DF4" w14:paraId="39F3610B" w14:textId="77777777">
        <w:trPr>
          <w:cantSplit/>
          <w:tblHeader/>
        </w:trPr>
        <w:tc>
          <w:tcPr>
            <w:tcW w:w="2232" w:type="dxa"/>
            <w:shd w:val="clear" w:color="auto" w:fill="D9EAF7"/>
            <w:tcMar>
              <w:top w:w="80" w:type="dxa"/>
              <w:left w:w="95" w:type="dxa"/>
              <w:bottom w:w="80" w:type="dxa"/>
              <w:right w:w="95" w:type="dxa"/>
            </w:tcMar>
            <w:vAlign w:val="center"/>
          </w:tcPr>
          <w:p w14:paraId="6A801149" w14:textId="77777777" w:rsidR="00790DF4" w:rsidRDefault="00000000">
            <w:pPr>
              <w:spacing w:after="0" w:line="252" w:lineRule="auto"/>
              <w:jc w:val="center"/>
              <w:rPr>
                <w:sz w:val="14"/>
                <w:szCs w:val="14"/>
              </w:rPr>
            </w:pPr>
            <w:r>
              <w:rPr>
                <w:rFonts w:ascii="Aptos" w:eastAsia="Aptos" w:hAnsi="Aptos" w:cs="Aptos"/>
                <w:b/>
                <w:bCs/>
                <w:sz w:val="14"/>
                <w:szCs w:val="14"/>
              </w:rPr>
              <w:t>AI competence</w:t>
            </w:r>
          </w:p>
        </w:tc>
        <w:tc>
          <w:tcPr>
            <w:tcW w:w="3145" w:type="dxa"/>
            <w:shd w:val="clear" w:color="auto" w:fill="D9EAF7"/>
            <w:tcMar>
              <w:top w:w="80" w:type="dxa"/>
              <w:left w:w="95" w:type="dxa"/>
              <w:bottom w:w="80" w:type="dxa"/>
              <w:right w:w="95" w:type="dxa"/>
            </w:tcMar>
            <w:vAlign w:val="center"/>
          </w:tcPr>
          <w:p w14:paraId="4E24036C" w14:textId="77777777" w:rsidR="00790DF4" w:rsidRDefault="00000000">
            <w:pPr>
              <w:spacing w:after="0" w:line="252" w:lineRule="auto"/>
              <w:jc w:val="center"/>
              <w:rPr>
                <w:sz w:val="14"/>
                <w:szCs w:val="14"/>
              </w:rPr>
            </w:pPr>
            <w:r>
              <w:rPr>
                <w:rFonts w:ascii="Aptos" w:eastAsia="Aptos" w:hAnsi="Aptos" w:cs="Aptos"/>
                <w:b/>
                <w:bCs/>
                <w:sz w:val="14"/>
                <w:szCs w:val="14"/>
              </w:rPr>
              <w:t>Reflective prompts (to students)</w:t>
            </w:r>
          </w:p>
        </w:tc>
        <w:tc>
          <w:tcPr>
            <w:tcW w:w="3969" w:type="dxa"/>
            <w:shd w:val="clear" w:color="auto" w:fill="D9EAF7"/>
            <w:tcMar>
              <w:top w:w="80" w:type="dxa"/>
              <w:left w:w="95" w:type="dxa"/>
              <w:bottom w:w="80" w:type="dxa"/>
              <w:right w:w="95" w:type="dxa"/>
            </w:tcMar>
            <w:vAlign w:val="center"/>
          </w:tcPr>
          <w:p w14:paraId="56A42145" w14:textId="77777777" w:rsidR="00790DF4" w:rsidRDefault="00000000">
            <w:pPr>
              <w:spacing w:after="0" w:line="252" w:lineRule="auto"/>
              <w:jc w:val="center"/>
              <w:rPr>
                <w:sz w:val="14"/>
                <w:szCs w:val="14"/>
              </w:rPr>
            </w:pPr>
            <w:r>
              <w:rPr>
                <w:rFonts w:ascii="Aptos" w:eastAsia="Aptos" w:hAnsi="Aptos" w:cs="Aptos"/>
                <w:b/>
                <w:bCs/>
                <w:sz w:val="14"/>
                <w:szCs w:val="14"/>
              </w:rPr>
              <w:t>Lecturer expectations</w:t>
            </w:r>
          </w:p>
        </w:tc>
        <w:tc>
          <w:tcPr>
            <w:tcW w:w="6105" w:type="dxa"/>
            <w:shd w:val="clear" w:color="auto" w:fill="D9EAF7"/>
            <w:tcMar>
              <w:top w:w="80" w:type="dxa"/>
              <w:left w:w="95" w:type="dxa"/>
              <w:bottom w:w="80" w:type="dxa"/>
              <w:right w:w="95" w:type="dxa"/>
            </w:tcMar>
            <w:vAlign w:val="center"/>
          </w:tcPr>
          <w:p w14:paraId="719D4881" w14:textId="77777777" w:rsidR="00790DF4" w:rsidRDefault="00000000">
            <w:pPr>
              <w:spacing w:after="0" w:line="252" w:lineRule="auto"/>
              <w:jc w:val="center"/>
              <w:rPr>
                <w:sz w:val="14"/>
                <w:szCs w:val="14"/>
              </w:rPr>
            </w:pPr>
            <w:r>
              <w:rPr>
                <w:rFonts w:ascii="Aptos" w:eastAsia="Aptos" w:hAnsi="Aptos" w:cs="Aptos"/>
                <w:b/>
                <w:bCs/>
                <w:sz w:val="14"/>
                <w:szCs w:val="14"/>
              </w:rPr>
              <w:t>Student response</w:t>
            </w:r>
          </w:p>
        </w:tc>
      </w:tr>
      <w:tr w:rsidR="00790DF4" w14:paraId="5232AD96" w14:textId="77777777">
        <w:trPr>
          <w:cantSplit/>
        </w:trPr>
        <w:tc>
          <w:tcPr>
            <w:tcW w:w="2232" w:type="dxa"/>
            <w:tcMar>
              <w:top w:w="80" w:type="dxa"/>
              <w:left w:w="95" w:type="dxa"/>
              <w:bottom w:w="80" w:type="dxa"/>
              <w:right w:w="95" w:type="dxa"/>
            </w:tcMar>
          </w:tcPr>
          <w:p w14:paraId="48DEB74A" w14:textId="77777777" w:rsidR="00790DF4" w:rsidRDefault="00000000">
            <w:pPr>
              <w:spacing w:after="0" w:line="252" w:lineRule="auto"/>
              <w:rPr>
                <w:sz w:val="14"/>
                <w:szCs w:val="14"/>
              </w:rPr>
            </w:pPr>
            <w:r>
              <w:rPr>
                <w:rFonts w:ascii="Aptos" w:eastAsia="Aptos" w:hAnsi="Aptos" w:cs="Aptos"/>
                <w:b/>
                <w:bCs/>
                <w:sz w:val="14"/>
                <w:szCs w:val="14"/>
              </w:rPr>
              <w:t>Delegation</w:t>
            </w:r>
            <w:r>
              <w:rPr>
                <w:rFonts w:ascii="Aptos" w:eastAsia="Aptos" w:hAnsi="Aptos" w:cs="Aptos"/>
                <w:i/>
                <w:iCs/>
                <w:sz w:val="14"/>
                <w:szCs w:val="14"/>
              </w:rPr>
              <w:br/>
              <w:t>Deciding whether &amp; when to use AI</w:t>
            </w:r>
          </w:p>
        </w:tc>
        <w:tc>
          <w:tcPr>
            <w:tcW w:w="3145" w:type="dxa"/>
            <w:tcMar>
              <w:top w:w="80" w:type="dxa"/>
              <w:left w:w="95" w:type="dxa"/>
              <w:bottom w:w="80" w:type="dxa"/>
              <w:right w:w="95" w:type="dxa"/>
            </w:tcMar>
          </w:tcPr>
          <w:p w14:paraId="232A78FC" w14:textId="77777777" w:rsidR="00790DF4" w:rsidRDefault="00000000">
            <w:pPr>
              <w:spacing w:after="0" w:line="252" w:lineRule="auto"/>
              <w:rPr>
                <w:sz w:val="14"/>
                <w:szCs w:val="14"/>
              </w:rPr>
            </w:pPr>
            <w:r>
              <w:rPr>
                <w:rFonts w:ascii="Aptos" w:eastAsia="Aptos" w:hAnsi="Aptos" w:cs="Aptos"/>
                <w:sz w:val="14"/>
                <w:szCs w:val="14"/>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14:paraId="2F7032FD" w14:textId="77777777" w:rsidR="00790DF4" w:rsidRDefault="00000000">
            <w:pPr>
              <w:spacing w:after="0" w:line="252" w:lineRule="auto"/>
              <w:rPr>
                <w:rFonts w:ascii="Aptos" w:eastAsia="Aptos" w:hAnsi="Aptos" w:cs="Aptos"/>
                <w:sz w:val="14"/>
                <w:szCs w:val="14"/>
              </w:rPr>
            </w:pPr>
            <w:r>
              <w:rPr>
                <w:rFonts w:ascii="Aptos" w:eastAsia="Aptos" w:hAnsi="Aptos" w:cs="Aptos"/>
                <w:sz w:val="14"/>
                <w:szCs w:val="14"/>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7E60ECC6" w14:textId="77777777" w:rsidR="00790DF4" w:rsidRDefault="00790DF4">
            <w:pPr>
              <w:spacing w:after="0" w:line="252" w:lineRule="auto"/>
              <w:rPr>
                <w:rFonts w:ascii="Aptos" w:eastAsia="Aptos" w:hAnsi="Aptos" w:cs="Aptos"/>
                <w:sz w:val="14"/>
                <w:szCs w:val="14"/>
              </w:rPr>
            </w:pPr>
          </w:p>
          <w:p w14:paraId="6768521A" w14:textId="77777777" w:rsidR="00790DF4" w:rsidRDefault="00000000">
            <w:pPr>
              <w:spacing w:before="20" w:after="0" w:line="252" w:lineRule="auto"/>
              <w:rPr>
                <w:sz w:val="14"/>
                <w:szCs w:val="14"/>
              </w:rPr>
            </w:pPr>
            <w:r>
              <w:rPr>
                <w:rFonts w:ascii="Aptos" w:eastAsia="Aptos" w:hAnsi="Aptos" w:cs="Aptos"/>
                <w:sz w:val="14"/>
                <w:szCs w:val="14"/>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6105" w:type="dxa"/>
            <w:tcMar>
              <w:top w:w="80" w:type="dxa"/>
              <w:left w:w="95" w:type="dxa"/>
              <w:bottom w:w="80" w:type="dxa"/>
              <w:right w:w="95" w:type="dxa"/>
            </w:tcMar>
          </w:tcPr>
          <w:p w14:paraId="2822981F" w14:textId="77777777" w:rsidR="00790DF4" w:rsidRDefault="00000000">
            <w:pPr>
              <w:spacing w:before="100" w:after="0" w:line="252" w:lineRule="auto"/>
              <w:jc w:val="center"/>
              <w:rPr>
                <w:sz w:val="14"/>
                <w:szCs w:val="14"/>
              </w:rPr>
            </w:pPr>
            <w:r>
              <w:rPr>
                <w:rFonts w:ascii="Aptos" w:eastAsia="Aptos" w:hAnsi="Aptos" w:cs="Aptos"/>
                <w:i/>
                <w:iCs/>
                <w:sz w:val="14"/>
                <w:szCs w:val="14"/>
              </w:rPr>
              <w:t>[Student response]</w:t>
            </w:r>
          </w:p>
        </w:tc>
      </w:tr>
      <w:tr w:rsidR="00790DF4" w14:paraId="344432BD" w14:textId="77777777">
        <w:trPr>
          <w:cantSplit/>
        </w:trPr>
        <w:tc>
          <w:tcPr>
            <w:tcW w:w="2232" w:type="dxa"/>
            <w:tcMar>
              <w:top w:w="80" w:type="dxa"/>
              <w:left w:w="95" w:type="dxa"/>
              <w:bottom w:w="80" w:type="dxa"/>
              <w:right w:w="95" w:type="dxa"/>
            </w:tcMar>
          </w:tcPr>
          <w:p w14:paraId="7D3A228A" w14:textId="77777777" w:rsidR="00790DF4" w:rsidRDefault="00000000">
            <w:pPr>
              <w:spacing w:after="0" w:line="252" w:lineRule="auto"/>
              <w:rPr>
                <w:sz w:val="14"/>
                <w:szCs w:val="14"/>
              </w:rPr>
            </w:pPr>
            <w:r>
              <w:rPr>
                <w:rFonts w:ascii="Aptos" w:eastAsia="Aptos" w:hAnsi="Aptos" w:cs="Aptos"/>
                <w:b/>
                <w:bCs/>
                <w:sz w:val="14"/>
                <w:szCs w:val="14"/>
              </w:rPr>
              <w:t>Description</w:t>
            </w:r>
            <w:r>
              <w:rPr>
                <w:rFonts w:ascii="Aptos" w:eastAsia="Aptos" w:hAnsi="Aptos" w:cs="Aptos"/>
                <w:i/>
                <w:iCs/>
                <w:sz w:val="14"/>
                <w:szCs w:val="14"/>
              </w:rPr>
              <w:br/>
              <w:t>How you prompted the AI</w:t>
            </w:r>
          </w:p>
        </w:tc>
        <w:tc>
          <w:tcPr>
            <w:tcW w:w="3145" w:type="dxa"/>
            <w:tcMar>
              <w:top w:w="80" w:type="dxa"/>
              <w:left w:w="95" w:type="dxa"/>
              <w:bottom w:w="80" w:type="dxa"/>
              <w:right w:w="95" w:type="dxa"/>
            </w:tcMar>
          </w:tcPr>
          <w:p w14:paraId="3A4BFA2D" w14:textId="77777777" w:rsidR="00790DF4" w:rsidRDefault="00000000">
            <w:pPr>
              <w:spacing w:after="0" w:line="252" w:lineRule="auto"/>
              <w:rPr>
                <w:sz w:val="14"/>
                <w:szCs w:val="14"/>
              </w:rPr>
            </w:pPr>
            <w:r>
              <w:rPr>
                <w:rFonts w:ascii="Aptos" w:eastAsia="Aptos" w:hAnsi="Aptos" w:cs="Aptos"/>
                <w:sz w:val="14"/>
                <w:szCs w:val="14"/>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0FC95582" w14:textId="77777777" w:rsidR="00790DF4" w:rsidRDefault="00000000">
            <w:pPr>
              <w:spacing w:after="0" w:line="252" w:lineRule="auto"/>
              <w:rPr>
                <w:sz w:val="14"/>
                <w:szCs w:val="14"/>
              </w:rPr>
            </w:pPr>
            <w:r>
              <w:rPr>
                <w:rFonts w:ascii="Aptos" w:eastAsia="Aptos" w:hAnsi="Aptos" w:cs="Aptos"/>
                <w:sz w:val="14"/>
                <w:szCs w:val="14"/>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6105" w:type="dxa"/>
            <w:tcMar>
              <w:top w:w="80" w:type="dxa"/>
              <w:left w:w="95" w:type="dxa"/>
              <w:bottom w:w="80" w:type="dxa"/>
              <w:right w:w="95" w:type="dxa"/>
            </w:tcMar>
          </w:tcPr>
          <w:p w14:paraId="39E228CE" w14:textId="77777777" w:rsidR="00790DF4" w:rsidRDefault="00000000">
            <w:pPr>
              <w:spacing w:before="100" w:after="0" w:line="252" w:lineRule="auto"/>
              <w:jc w:val="center"/>
              <w:rPr>
                <w:sz w:val="14"/>
                <w:szCs w:val="14"/>
              </w:rPr>
            </w:pPr>
            <w:r>
              <w:rPr>
                <w:rFonts w:ascii="Aptos" w:eastAsia="Aptos" w:hAnsi="Aptos" w:cs="Aptos"/>
                <w:i/>
                <w:iCs/>
                <w:sz w:val="14"/>
                <w:szCs w:val="14"/>
              </w:rPr>
              <w:t>[Student response]</w:t>
            </w:r>
          </w:p>
        </w:tc>
      </w:tr>
      <w:tr w:rsidR="00790DF4" w14:paraId="43D74C69" w14:textId="77777777">
        <w:trPr>
          <w:cantSplit/>
        </w:trPr>
        <w:tc>
          <w:tcPr>
            <w:tcW w:w="2232" w:type="dxa"/>
            <w:tcMar>
              <w:top w:w="80" w:type="dxa"/>
              <w:left w:w="95" w:type="dxa"/>
              <w:bottom w:w="80" w:type="dxa"/>
              <w:right w:w="95" w:type="dxa"/>
            </w:tcMar>
          </w:tcPr>
          <w:p w14:paraId="375B5693" w14:textId="77777777" w:rsidR="00790DF4" w:rsidRDefault="00000000">
            <w:pPr>
              <w:spacing w:after="0" w:line="252" w:lineRule="auto"/>
              <w:rPr>
                <w:sz w:val="14"/>
                <w:szCs w:val="14"/>
              </w:rPr>
            </w:pPr>
            <w:r>
              <w:rPr>
                <w:rFonts w:ascii="Aptos" w:eastAsia="Aptos" w:hAnsi="Aptos" w:cs="Aptos"/>
                <w:b/>
                <w:bCs/>
                <w:sz w:val="14"/>
                <w:szCs w:val="14"/>
              </w:rPr>
              <w:t>Discernment</w:t>
            </w:r>
            <w:r>
              <w:rPr>
                <w:rFonts w:ascii="Aptos" w:eastAsia="Aptos" w:hAnsi="Aptos" w:cs="Aptos"/>
                <w:i/>
                <w:iCs/>
                <w:sz w:val="14"/>
                <w:szCs w:val="14"/>
              </w:rPr>
              <w:br/>
              <w:t>Evaluating what the AI produced</w:t>
            </w:r>
          </w:p>
        </w:tc>
        <w:tc>
          <w:tcPr>
            <w:tcW w:w="3145" w:type="dxa"/>
            <w:tcMar>
              <w:top w:w="80" w:type="dxa"/>
              <w:left w:w="95" w:type="dxa"/>
              <w:bottom w:w="80" w:type="dxa"/>
              <w:right w:w="95" w:type="dxa"/>
            </w:tcMar>
          </w:tcPr>
          <w:p w14:paraId="46151E0B" w14:textId="77777777" w:rsidR="00790DF4" w:rsidRDefault="00000000">
            <w:pPr>
              <w:spacing w:after="0" w:line="252" w:lineRule="auto"/>
              <w:rPr>
                <w:sz w:val="14"/>
                <w:szCs w:val="14"/>
              </w:rPr>
            </w:pPr>
            <w:r>
              <w:rPr>
                <w:rFonts w:ascii="Aptos" w:eastAsia="Aptos" w:hAnsi="Aptos" w:cs="Aptos"/>
                <w:sz w:val="14"/>
                <w:szCs w:val="14"/>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332E6144" w14:textId="77777777" w:rsidR="00790DF4" w:rsidRDefault="00000000">
            <w:pPr>
              <w:spacing w:after="0" w:line="252" w:lineRule="auto"/>
              <w:rPr>
                <w:sz w:val="14"/>
                <w:szCs w:val="14"/>
              </w:rPr>
            </w:pPr>
            <w:r>
              <w:rPr>
                <w:rFonts w:ascii="Aptos" w:eastAsia="Aptos" w:hAnsi="Aptos" w:cs="Aptos"/>
                <w:sz w:val="14"/>
                <w:szCs w:val="14"/>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p w14:paraId="15563C4E" w14:textId="77777777" w:rsidR="00790DF4" w:rsidRDefault="00790DF4">
            <w:pPr>
              <w:spacing w:after="0" w:line="252" w:lineRule="auto"/>
              <w:rPr>
                <w:rFonts w:ascii="Aptos" w:eastAsia="Aptos" w:hAnsi="Aptos" w:cs="Aptos"/>
                <w:sz w:val="14"/>
                <w:szCs w:val="14"/>
              </w:rPr>
            </w:pPr>
          </w:p>
        </w:tc>
        <w:tc>
          <w:tcPr>
            <w:tcW w:w="6105" w:type="dxa"/>
            <w:tcMar>
              <w:top w:w="80" w:type="dxa"/>
              <w:left w:w="95" w:type="dxa"/>
              <w:bottom w:w="80" w:type="dxa"/>
              <w:right w:w="95" w:type="dxa"/>
            </w:tcMar>
          </w:tcPr>
          <w:p w14:paraId="28544492" w14:textId="77777777" w:rsidR="00790DF4" w:rsidRDefault="00000000">
            <w:pPr>
              <w:spacing w:before="100" w:after="0" w:line="252" w:lineRule="auto"/>
              <w:jc w:val="center"/>
              <w:rPr>
                <w:sz w:val="14"/>
                <w:szCs w:val="14"/>
              </w:rPr>
            </w:pPr>
            <w:r>
              <w:rPr>
                <w:rFonts w:ascii="Aptos" w:eastAsia="Aptos" w:hAnsi="Aptos" w:cs="Aptos"/>
                <w:i/>
                <w:iCs/>
                <w:sz w:val="14"/>
                <w:szCs w:val="14"/>
              </w:rPr>
              <w:t>[Student response]</w:t>
            </w:r>
          </w:p>
        </w:tc>
      </w:tr>
      <w:tr w:rsidR="00790DF4" w14:paraId="47689E6B" w14:textId="77777777">
        <w:trPr>
          <w:cantSplit/>
        </w:trPr>
        <w:tc>
          <w:tcPr>
            <w:tcW w:w="2232" w:type="dxa"/>
            <w:tcMar>
              <w:top w:w="80" w:type="dxa"/>
              <w:left w:w="95" w:type="dxa"/>
              <w:bottom w:w="80" w:type="dxa"/>
              <w:right w:w="95" w:type="dxa"/>
            </w:tcMar>
          </w:tcPr>
          <w:p w14:paraId="359B3AE7" w14:textId="77777777" w:rsidR="00790DF4" w:rsidRDefault="00000000">
            <w:pPr>
              <w:spacing w:after="0" w:line="252" w:lineRule="auto"/>
              <w:rPr>
                <w:sz w:val="14"/>
                <w:szCs w:val="14"/>
              </w:rPr>
            </w:pPr>
            <w:r>
              <w:rPr>
                <w:rFonts w:ascii="Aptos" w:eastAsia="Aptos" w:hAnsi="Aptos" w:cs="Aptos"/>
                <w:b/>
                <w:bCs/>
                <w:sz w:val="14"/>
                <w:szCs w:val="14"/>
              </w:rPr>
              <w:t>Diligence</w:t>
            </w:r>
            <w:r>
              <w:rPr>
                <w:rFonts w:ascii="Aptos" w:eastAsia="Aptos" w:hAnsi="Aptos" w:cs="Aptos"/>
                <w:i/>
                <w:iCs/>
                <w:sz w:val="14"/>
                <w:szCs w:val="14"/>
              </w:rPr>
              <w:br/>
              <w:t>Responsibility for your AI use</w:t>
            </w:r>
          </w:p>
        </w:tc>
        <w:tc>
          <w:tcPr>
            <w:tcW w:w="3145" w:type="dxa"/>
            <w:tcMar>
              <w:top w:w="80" w:type="dxa"/>
              <w:left w:w="95" w:type="dxa"/>
              <w:bottom w:w="80" w:type="dxa"/>
              <w:right w:w="95" w:type="dxa"/>
            </w:tcMar>
          </w:tcPr>
          <w:p w14:paraId="1F2F72D5" w14:textId="77777777" w:rsidR="00790DF4" w:rsidRDefault="00000000">
            <w:pPr>
              <w:spacing w:after="0" w:line="252" w:lineRule="auto"/>
              <w:rPr>
                <w:sz w:val="14"/>
                <w:szCs w:val="14"/>
              </w:rPr>
            </w:pPr>
            <w:r>
              <w:rPr>
                <w:rFonts w:ascii="Aptos" w:eastAsia="Aptos" w:hAnsi="Aptos" w:cs="Aptos"/>
                <w:sz w:val="14"/>
                <w:szCs w:val="14"/>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7A5510B8" w14:textId="77777777" w:rsidR="00790DF4" w:rsidRDefault="00000000">
            <w:pPr>
              <w:spacing w:after="0" w:line="252" w:lineRule="auto"/>
              <w:rPr>
                <w:rFonts w:ascii="Aptos" w:eastAsia="Aptos" w:hAnsi="Aptos" w:cs="Aptos"/>
                <w:sz w:val="14"/>
                <w:szCs w:val="14"/>
              </w:rPr>
            </w:pPr>
            <w:r>
              <w:rPr>
                <w:rFonts w:ascii="Aptos" w:eastAsia="Aptos" w:hAnsi="Aptos" w:cs="Aptos"/>
                <w:sz w:val="14"/>
                <w:szCs w:val="14"/>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6105" w:type="dxa"/>
            <w:tcMar>
              <w:top w:w="80" w:type="dxa"/>
              <w:left w:w="95" w:type="dxa"/>
              <w:bottom w:w="80" w:type="dxa"/>
              <w:right w:w="95" w:type="dxa"/>
            </w:tcMar>
          </w:tcPr>
          <w:p w14:paraId="2C6F5DA7" w14:textId="77777777" w:rsidR="00790DF4" w:rsidRDefault="00000000">
            <w:pPr>
              <w:spacing w:before="100" w:after="0" w:line="252" w:lineRule="auto"/>
              <w:jc w:val="center"/>
              <w:rPr>
                <w:sz w:val="14"/>
                <w:szCs w:val="14"/>
              </w:rPr>
            </w:pPr>
            <w:r>
              <w:rPr>
                <w:rFonts w:ascii="Aptos" w:eastAsia="Aptos" w:hAnsi="Aptos" w:cs="Aptos"/>
                <w:i/>
                <w:iCs/>
                <w:sz w:val="14"/>
                <w:szCs w:val="14"/>
              </w:rPr>
              <w:t>[Student response]</w:t>
            </w:r>
          </w:p>
        </w:tc>
      </w:tr>
    </w:tbl>
    <w:p w14:paraId="1392450B" w14:textId="77777777" w:rsidR="00790DF4" w:rsidRDefault="00000000">
      <w:pPr>
        <w:ind w:right="-881"/>
        <w:rPr>
          <w:sz w:val="16"/>
          <w:szCs w:val="16"/>
        </w:rPr>
      </w:pPr>
      <w:r>
        <w:rPr>
          <w:sz w:val="16"/>
          <w:szCs w:val="16"/>
        </w:rPr>
        <w:t>When using AI tools, students must consider data protection, privacy, and copyright. Do not upload personal data or third-party material without appropriate permissions. See EU Data Protection, EDPS Orientations on GenAI, and UNESCO Guidance: AI in Education &amp; Research.</w:t>
      </w:r>
    </w:p>
    <w:p w14:paraId="6D6F6620" w14:textId="77777777" w:rsidR="00790DF4" w:rsidRDefault="00000000">
      <w:pPr>
        <w:ind w:right="-881"/>
        <w:rPr>
          <w:sz w:val="16"/>
          <w:szCs w:val="16"/>
        </w:rPr>
        <w:sectPr w:rsidR="00790DF4">
          <w:pgSz w:w="16838" w:h="11906" w:orient="landscape"/>
          <w:pgMar w:top="1134" w:right="1134" w:bottom="1134" w:left="1134" w:header="709" w:footer="709" w:gutter="0"/>
          <w:cols w:space="720"/>
        </w:sectPr>
      </w:pPr>
      <w:r>
        <w:rPr>
          <w:sz w:val="16"/>
          <w:szCs w:val="16"/>
        </w:rPr>
        <w:t xml:space="preserve">Video for Guidance: </w:t>
      </w:r>
      <w:hyperlink r:id="rId13">
        <w:r>
          <w:rPr>
            <w:rFonts w:ascii="Arial" w:eastAsia="Arial" w:hAnsi="Arial" w:cs="Arial"/>
            <w:color w:val="1155CC"/>
            <w:sz w:val="16"/>
            <w:szCs w:val="16"/>
            <w:u w:val="single"/>
          </w:rPr>
          <w:t>AI Fluency Framework: A Guide for Students</w:t>
        </w:r>
      </w:hyperlink>
      <w:r>
        <w:rPr>
          <w:sz w:val="16"/>
          <w:szCs w:val="16"/>
        </w:rPr>
        <w:t xml:space="preserve"> </w:t>
      </w:r>
    </w:p>
    <w:p w14:paraId="65ADBD21" w14:textId="77777777" w:rsidR="00790DF4" w:rsidRDefault="00000000">
      <w:pPr>
        <w:pStyle w:val="Heading2"/>
        <w:rPr>
          <w:sz w:val="24"/>
          <w:szCs w:val="24"/>
        </w:rPr>
      </w:pPr>
      <w:r>
        <w:rPr>
          <w:sz w:val="24"/>
          <w:szCs w:val="24"/>
        </w:rPr>
        <w:lastRenderedPageBreak/>
        <w:t>CA1 Grading Rubric Criteria</w:t>
      </w:r>
    </w:p>
    <w:tbl>
      <w:tblPr>
        <w:tblStyle w:val="a6"/>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
        <w:gridCol w:w="2087"/>
        <w:gridCol w:w="3442"/>
        <w:gridCol w:w="3869"/>
        <w:gridCol w:w="4297"/>
      </w:tblGrid>
      <w:tr w:rsidR="00790DF4" w14:paraId="51E212CA" w14:textId="77777777">
        <w:trPr>
          <w:tblHeader/>
        </w:trPr>
        <w:tc>
          <w:tcPr>
            <w:tcW w:w="865" w:type="dxa"/>
            <w:shd w:val="clear" w:color="auto" w:fill="C6D9F1"/>
            <w:vAlign w:val="center"/>
          </w:tcPr>
          <w:p w14:paraId="553D7D38" w14:textId="77777777" w:rsidR="00790DF4" w:rsidRDefault="00000000">
            <w:pPr>
              <w:spacing w:after="0"/>
              <w:rPr>
                <w:b/>
                <w:bCs/>
                <w:sz w:val="14"/>
                <w:szCs w:val="14"/>
              </w:rPr>
            </w:pPr>
            <w:r>
              <w:rPr>
                <w:b/>
                <w:bCs/>
                <w:sz w:val="14"/>
                <w:szCs w:val="14"/>
              </w:rPr>
              <w:t>Performance Level</w:t>
            </w:r>
          </w:p>
        </w:tc>
        <w:tc>
          <w:tcPr>
            <w:tcW w:w="2087" w:type="dxa"/>
            <w:shd w:val="clear" w:color="auto" w:fill="C6D9F1"/>
            <w:vAlign w:val="center"/>
          </w:tcPr>
          <w:p w14:paraId="32F9AC34" w14:textId="77777777" w:rsidR="00790DF4" w:rsidRDefault="00000000">
            <w:pPr>
              <w:spacing w:after="0"/>
              <w:rPr>
                <w:b/>
                <w:bCs/>
                <w:sz w:val="14"/>
                <w:szCs w:val="14"/>
              </w:rPr>
            </w:pPr>
            <w:r>
              <w:rPr>
                <w:b/>
                <w:bCs/>
                <w:sz w:val="14"/>
                <w:szCs w:val="14"/>
              </w:rPr>
              <w:t>Criterion 1: Introduction &amp; Assessment Objectives (15 marks)</w:t>
            </w:r>
          </w:p>
        </w:tc>
        <w:tc>
          <w:tcPr>
            <w:tcW w:w="3442" w:type="dxa"/>
            <w:shd w:val="clear" w:color="auto" w:fill="C6D9F1"/>
            <w:vAlign w:val="center"/>
          </w:tcPr>
          <w:p w14:paraId="2F501F15" w14:textId="77777777" w:rsidR="00790DF4" w:rsidRDefault="00000000">
            <w:pPr>
              <w:spacing w:after="0"/>
              <w:rPr>
                <w:b/>
                <w:bCs/>
                <w:sz w:val="14"/>
                <w:szCs w:val="14"/>
              </w:rPr>
            </w:pPr>
            <w:r>
              <w:rPr>
                <w:b/>
                <w:bCs/>
                <w:sz w:val="14"/>
                <w:szCs w:val="14"/>
              </w:rPr>
              <w:t>Criterion 2: Clustering Algorithms &amp; Comparison (30 marks)</w:t>
            </w:r>
          </w:p>
        </w:tc>
        <w:tc>
          <w:tcPr>
            <w:tcW w:w="3869" w:type="dxa"/>
            <w:shd w:val="clear" w:color="auto" w:fill="C6D9F1"/>
            <w:vAlign w:val="center"/>
          </w:tcPr>
          <w:p w14:paraId="2FC53A74" w14:textId="77777777" w:rsidR="00790DF4" w:rsidRDefault="00000000">
            <w:pPr>
              <w:spacing w:after="0"/>
              <w:rPr>
                <w:b/>
                <w:bCs/>
                <w:sz w:val="14"/>
                <w:szCs w:val="14"/>
              </w:rPr>
            </w:pPr>
            <w:r>
              <w:rPr>
                <w:b/>
                <w:bCs/>
                <w:sz w:val="14"/>
                <w:szCs w:val="14"/>
              </w:rPr>
              <w:t>Criterion 3: Time Series Exploration &amp; ARIMA/SARIMA Modelling (30 marks)</w:t>
            </w:r>
          </w:p>
        </w:tc>
        <w:tc>
          <w:tcPr>
            <w:tcW w:w="4297" w:type="dxa"/>
            <w:shd w:val="clear" w:color="auto" w:fill="C6D9F1"/>
            <w:vAlign w:val="center"/>
          </w:tcPr>
          <w:p w14:paraId="3C60351B" w14:textId="77777777" w:rsidR="00790DF4" w:rsidRDefault="00000000">
            <w:pPr>
              <w:spacing w:after="0"/>
              <w:rPr>
                <w:b/>
                <w:bCs/>
                <w:sz w:val="14"/>
                <w:szCs w:val="14"/>
              </w:rPr>
            </w:pPr>
            <w:r>
              <w:rPr>
                <w:b/>
                <w:bCs/>
                <w:sz w:val="14"/>
                <w:szCs w:val="14"/>
              </w:rPr>
              <w:t>Criterion 4: Results Interpretation, Poster, Notebook &amp; Video Presentation (25 marks)</w:t>
            </w:r>
          </w:p>
        </w:tc>
      </w:tr>
      <w:tr w:rsidR="00790DF4" w14:paraId="5E12C586" w14:textId="77777777">
        <w:tc>
          <w:tcPr>
            <w:tcW w:w="865" w:type="dxa"/>
            <w:shd w:val="clear" w:color="auto" w:fill="C6D9F1"/>
            <w:vAlign w:val="center"/>
          </w:tcPr>
          <w:p w14:paraId="68F7C23F" w14:textId="77777777" w:rsidR="00790DF4" w:rsidRDefault="00000000">
            <w:pPr>
              <w:spacing w:after="0"/>
              <w:rPr>
                <w:sz w:val="14"/>
                <w:szCs w:val="14"/>
              </w:rPr>
            </w:pPr>
            <w:r>
              <w:rPr>
                <w:b/>
                <w:bCs/>
                <w:sz w:val="14"/>
                <w:szCs w:val="14"/>
              </w:rPr>
              <w:t>Excellent (70% and above)</w:t>
            </w:r>
          </w:p>
        </w:tc>
        <w:tc>
          <w:tcPr>
            <w:tcW w:w="2087" w:type="dxa"/>
            <w:vAlign w:val="center"/>
          </w:tcPr>
          <w:p w14:paraId="03E3D630" w14:textId="77777777" w:rsidR="00790DF4" w:rsidRDefault="00000000">
            <w:pPr>
              <w:spacing w:after="0"/>
              <w:rPr>
                <w:sz w:val="14"/>
                <w:szCs w:val="14"/>
              </w:rPr>
            </w:pPr>
            <w:r>
              <w:rPr>
                <w:sz w:val="14"/>
                <w:szCs w:val="14"/>
              </w:rPr>
              <w:t>Provides a precise and well-structured introduction with strong motivation, a clear description of the problem domain, well-defined Assessment objectives, and a convincing rationale for the selected authentic real-world dataset.</w:t>
            </w:r>
          </w:p>
        </w:tc>
        <w:tc>
          <w:tcPr>
            <w:tcW w:w="3442" w:type="dxa"/>
            <w:vAlign w:val="center"/>
          </w:tcPr>
          <w:p w14:paraId="569CA71C" w14:textId="77777777" w:rsidR="00790DF4" w:rsidRDefault="00000000">
            <w:pPr>
              <w:spacing w:after="0"/>
              <w:rPr>
                <w:sz w:val="14"/>
                <w:szCs w:val="14"/>
              </w:rPr>
            </w:pPr>
            <w:r>
              <w:rPr>
                <w:sz w:val="14"/>
                <w:szCs w:val="14"/>
              </w:rPr>
              <w:t>Provides a clear and well-justified selection of clustering algorithms for segmentation. Implements the selected algorithms accurately and effectively. Demonstrates an insightful understanding of the differences between the Silhouette Score and Davies-Bouldin Index and interprets both appropriately. Provides a detailed, critical, and well-supported comparison of the results obtained from two clustering algorithms.</w:t>
            </w:r>
          </w:p>
        </w:tc>
        <w:tc>
          <w:tcPr>
            <w:tcW w:w="3869" w:type="dxa"/>
            <w:vAlign w:val="center"/>
          </w:tcPr>
          <w:p w14:paraId="52C3B570" w14:textId="77777777" w:rsidR="00790DF4" w:rsidRDefault="00000000">
            <w:pPr>
              <w:spacing w:after="0"/>
              <w:rPr>
                <w:sz w:val="14"/>
                <w:szCs w:val="14"/>
              </w:rPr>
            </w:pPr>
            <w:r>
              <w:rPr>
                <w:sz w:val="14"/>
                <w:szCs w:val="14"/>
              </w:rPr>
              <w:t>Provides a highly insightful exploration of the time series data, clearly identifying and interpreting relevant trends, seasonality, anomalies, and other important patterns. Demonstrates a strong and well-justified approach to determining appropriate ARIMA/SARIMA parameters (p, d, q and seasonal parameters where applicable). Evaluates forecasting performance comprehensively using appropriate evidence, clearly discussing model strengths, limitations, and forecasting effectiveness.</w:t>
            </w:r>
          </w:p>
        </w:tc>
        <w:tc>
          <w:tcPr>
            <w:tcW w:w="4297" w:type="dxa"/>
            <w:vAlign w:val="center"/>
          </w:tcPr>
          <w:p w14:paraId="3914627A" w14:textId="77777777" w:rsidR="00790DF4" w:rsidRDefault="00000000">
            <w:pPr>
              <w:spacing w:after="0"/>
              <w:rPr>
                <w:sz w:val="14"/>
                <w:szCs w:val="14"/>
              </w:rPr>
            </w:pPr>
            <w:r>
              <w:rPr>
                <w:sz w:val="14"/>
                <w:szCs w:val="14"/>
              </w:rPr>
              <w:t>Provides a clear, critical, and well-justified interpretation of results that directly addresses the Assessment objectives. Uses high-quality and appropriate visualisations to communicate findings effectively. Conclusions are clearly presented in both the poster and Jupyter Notebook. Python code is well organised, clearly commented, and appropriately documented. Citations and references consistently follow Harvard style. The video professionally explains and justifies the poster presentation and Jupyter Notebook, is fully aligned with the submitted work, does not exceed 5 minutes, and uses the student's own natural voice.</w:t>
            </w:r>
          </w:p>
        </w:tc>
      </w:tr>
      <w:tr w:rsidR="00790DF4" w14:paraId="1AF78B8F" w14:textId="77777777">
        <w:tc>
          <w:tcPr>
            <w:tcW w:w="865" w:type="dxa"/>
            <w:shd w:val="clear" w:color="auto" w:fill="C6D9F1"/>
            <w:vAlign w:val="center"/>
          </w:tcPr>
          <w:p w14:paraId="11309267" w14:textId="77777777" w:rsidR="00790DF4" w:rsidRDefault="00000000">
            <w:pPr>
              <w:spacing w:after="0"/>
              <w:rPr>
                <w:sz w:val="14"/>
                <w:szCs w:val="14"/>
              </w:rPr>
            </w:pPr>
            <w:r>
              <w:rPr>
                <w:b/>
                <w:bCs/>
                <w:sz w:val="14"/>
                <w:szCs w:val="14"/>
              </w:rPr>
              <w:t>Very Good (60–69%)</w:t>
            </w:r>
          </w:p>
        </w:tc>
        <w:tc>
          <w:tcPr>
            <w:tcW w:w="2087" w:type="dxa"/>
            <w:vAlign w:val="center"/>
          </w:tcPr>
          <w:p w14:paraId="0F6D4267" w14:textId="77777777" w:rsidR="00790DF4" w:rsidRDefault="00000000">
            <w:pPr>
              <w:spacing w:after="0"/>
              <w:rPr>
                <w:sz w:val="14"/>
                <w:szCs w:val="14"/>
              </w:rPr>
            </w:pPr>
            <w:r>
              <w:rPr>
                <w:sz w:val="14"/>
                <w:szCs w:val="14"/>
              </w:rPr>
              <w:t>Provides a very good introduction with clear motivation, problem context, objectives, and dataset rationale, although minor areas could be explained in greater depth.</w:t>
            </w:r>
          </w:p>
        </w:tc>
        <w:tc>
          <w:tcPr>
            <w:tcW w:w="3442" w:type="dxa"/>
            <w:vAlign w:val="center"/>
          </w:tcPr>
          <w:p w14:paraId="6D9919BF" w14:textId="77777777" w:rsidR="00790DF4" w:rsidRDefault="00000000">
            <w:pPr>
              <w:spacing w:after="0"/>
              <w:rPr>
                <w:sz w:val="14"/>
                <w:szCs w:val="14"/>
              </w:rPr>
            </w:pPr>
            <w:r>
              <w:rPr>
                <w:sz w:val="14"/>
                <w:szCs w:val="14"/>
              </w:rPr>
              <w:t>Provides very good justification for the selected clustering algorithms and implements them correctly. Demonstrates a sound understanding of the Silhouette Score and Davies-Bouldin Index, although the discussion could be more detailed or critical. Provides a clear and generally well-supported comparison of two clustering algorithms.</w:t>
            </w:r>
          </w:p>
        </w:tc>
        <w:tc>
          <w:tcPr>
            <w:tcW w:w="3869" w:type="dxa"/>
            <w:vAlign w:val="center"/>
          </w:tcPr>
          <w:p w14:paraId="257D944C" w14:textId="77777777" w:rsidR="00790DF4" w:rsidRDefault="00000000">
            <w:pPr>
              <w:spacing w:after="0"/>
              <w:rPr>
                <w:sz w:val="14"/>
                <w:szCs w:val="14"/>
              </w:rPr>
            </w:pPr>
            <w:r>
              <w:rPr>
                <w:sz w:val="14"/>
                <w:szCs w:val="14"/>
              </w:rPr>
              <w:t>Provides very good exploration of the time series data and identifies the main trends, seasonality, anomalies, or patterns. ARIMA/SARIMA parameters are selected using a reasonable and mostly well-explained approach. Forecasting performance is evaluated well, although further depth in the discussion of strengths, limitations, or model performance would improve the analysis.</w:t>
            </w:r>
          </w:p>
        </w:tc>
        <w:tc>
          <w:tcPr>
            <w:tcW w:w="4297" w:type="dxa"/>
            <w:vAlign w:val="center"/>
          </w:tcPr>
          <w:p w14:paraId="5DAEEE44" w14:textId="77777777" w:rsidR="00790DF4" w:rsidRDefault="00000000">
            <w:pPr>
              <w:spacing w:after="0"/>
              <w:rPr>
                <w:sz w:val="14"/>
                <w:szCs w:val="14"/>
              </w:rPr>
            </w:pPr>
            <w:r>
              <w:rPr>
                <w:sz w:val="14"/>
                <w:szCs w:val="14"/>
              </w:rPr>
              <w:t>Provides strong interpretation of results with appropriate visualisations and clear alignment with the Assessment objectives. Conclusions are clearly presented in the poster and Jupyter Notebook, with only minor areas requiring further development. Python code is generally well commented and documented. Harvard referencing is mostly accurate. The video clearly explains the poster and notebook and remains aligned with the submitted work, although minor improvements in delivery, justification, or presentation quality may be required.</w:t>
            </w:r>
          </w:p>
        </w:tc>
      </w:tr>
      <w:tr w:rsidR="00790DF4" w14:paraId="1F90DC87" w14:textId="77777777">
        <w:tc>
          <w:tcPr>
            <w:tcW w:w="865" w:type="dxa"/>
            <w:shd w:val="clear" w:color="auto" w:fill="C6D9F1"/>
            <w:vAlign w:val="center"/>
          </w:tcPr>
          <w:p w14:paraId="25B1B329" w14:textId="77777777" w:rsidR="00790DF4" w:rsidRDefault="00000000">
            <w:pPr>
              <w:spacing w:after="0"/>
              <w:rPr>
                <w:sz w:val="14"/>
                <w:szCs w:val="14"/>
              </w:rPr>
            </w:pPr>
            <w:r>
              <w:rPr>
                <w:b/>
                <w:bCs/>
                <w:sz w:val="14"/>
                <w:szCs w:val="14"/>
              </w:rPr>
              <w:t>Good (50–59%)</w:t>
            </w:r>
          </w:p>
        </w:tc>
        <w:tc>
          <w:tcPr>
            <w:tcW w:w="2087" w:type="dxa"/>
            <w:vAlign w:val="center"/>
          </w:tcPr>
          <w:p w14:paraId="2D32E6F1" w14:textId="77777777" w:rsidR="00790DF4" w:rsidRDefault="00000000">
            <w:pPr>
              <w:spacing w:after="0"/>
              <w:rPr>
                <w:sz w:val="14"/>
                <w:szCs w:val="14"/>
              </w:rPr>
            </w:pPr>
            <w:r>
              <w:rPr>
                <w:sz w:val="14"/>
                <w:szCs w:val="14"/>
              </w:rPr>
              <w:t>Provides a good introduction and identifies the problem domain, Assessment objectives, and dataset; however, greater precision, depth, or clarity is required in the motivation or rationale for dataset selection.</w:t>
            </w:r>
          </w:p>
        </w:tc>
        <w:tc>
          <w:tcPr>
            <w:tcW w:w="3442" w:type="dxa"/>
            <w:vAlign w:val="center"/>
          </w:tcPr>
          <w:p w14:paraId="14D26420" w14:textId="77777777" w:rsidR="00790DF4" w:rsidRDefault="00000000">
            <w:pPr>
              <w:spacing w:after="0"/>
              <w:rPr>
                <w:sz w:val="14"/>
                <w:szCs w:val="14"/>
              </w:rPr>
            </w:pPr>
            <w:r>
              <w:rPr>
                <w:sz w:val="14"/>
                <w:szCs w:val="14"/>
              </w:rPr>
              <w:t>Provides a reasonable explanation of the selected clustering algorithms, but justification is limited. Implementations are generally correct. Demonstrates some understanding of the Silhouette Score and Davies-Bouldin Index, but the discussion lacks depth. Comparison of two clustering algorithms is present but is mainly descriptive and requires greater interpretation and insight.</w:t>
            </w:r>
          </w:p>
        </w:tc>
        <w:tc>
          <w:tcPr>
            <w:tcW w:w="3869" w:type="dxa"/>
            <w:vAlign w:val="center"/>
          </w:tcPr>
          <w:p w14:paraId="6657D86B" w14:textId="77777777" w:rsidR="00790DF4" w:rsidRDefault="00000000">
            <w:pPr>
              <w:spacing w:after="0"/>
              <w:rPr>
                <w:sz w:val="14"/>
                <w:szCs w:val="14"/>
              </w:rPr>
            </w:pPr>
            <w:r>
              <w:rPr>
                <w:sz w:val="14"/>
                <w:szCs w:val="14"/>
              </w:rPr>
              <w:t>Provides a reasonable initial exploration of the time series data, but discussion of trends, seasonality, anomalies, or other patterns is limited. ARIMA/SARIMA parameters are selected, but justification is relatively weak or incomplete. Forecasting performance is evaluated at a basic level, with limited discussion of strengths, weaknesses, or model limitations.</w:t>
            </w:r>
          </w:p>
        </w:tc>
        <w:tc>
          <w:tcPr>
            <w:tcW w:w="4297" w:type="dxa"/>
            <w:vAlign w:val="center"/>
          </w:tcPr>
          <w:p w14:paraId="531674EF" w14:textId="77777777" w:rsidR="00790DF4" w:rsidRDefault="00000000">
            <w:pPr>
              <w:spacing w:after="0"/>
              <w:rPr>
                <w:sz w:val="14"/>
                <w:szCs w:val="14"/>
              </w:rPr>
            </w:pPr>
            <w:r>
              <w:rPr>
                <w:sz w:val="14"/>
                <w:szCs w:val="14"/>
              </w:rPr>
              <w:t>Provides a reasonable interpretation of results, but some conclusions lack depth or clear justification. Appropriate visualisations are included but may require improvement in relevance, clarity, or presentation. Conclusions are provided in the poster and Jupyter Notebook, although they may be basic. Python code contains some comments and documentation but requires greater clarity. Some Harvard referencing issues are present. The video provides a reasonable explanation of the poster and notebook but may contain inconsistencies, limited justification, or presentation weaknesses.</w:t>
            </w:r>
          </w:p>
        </w:tc>
      </w:tr>
      <w:tr w:rsidR="00790DF4" w14:paraId="3132336C" w14:textId="77777777">
        <w:tc>
          <w:tcPr>
            <w:tcW w:w="865" w:type="dxa"/>
            <w:shd w:val="clear" w:color="auto" w:fill="C6D9F1"/>
            <w:vAlign w:val="center"/>
          </w:tcPr>
          <w:p w14:paraId="1368E982" w14:textId="77777777" w:rsidR="00790DF4" w:rsidRDefault="00000000">
            <w:pPr>
              <w:spacing w:after="0"/>
              <w:rPr>
                <w:sz w:val="14"/>
                <w:szCs w:val="14"/>
              </w:rPr>
            </w:pPr>
            <w:r>
              <w:rPr>
                <w:b/>
                <w:bCs/>
                <w:sz w:val="14"/>
                <w:szCs w:val="14"/>
              </w:rPr>
              <w:t>Acceptable (40–49%)</w:t>
            </w:r>
          </w:p>
        </w:tc>
        <w:tc>
          <w:tcPr>
            <w:tcW w:w="2087" w:type="dxa"/>
            <w:vAlign w:val="center"/>
          </w:tcPr>
          <w:p w14:paraId="3AD2D820" w14:textId="77777777" w:rsidR="00790DF4" w:rsidRDefault="00000000">
            <w:pPr>
              <w:spacing w:after="0"/>
              <w:rPr>
                <w:sz w:val="14"/>
                <w:szCs w:val="14"/>
              </w:rPr>
            </w:pPr>
            <w:r>
              <w:rPr>
                <w:sz w:val="14"/>
                <w:szCs w:val="14"/>
              </w:rPr>
              <w:t>Provides a basic introduction with some indication of the problem domain, objectives, and dataset rationale; however, significant detail, clarity, or justification is missing.</w:t>
            </w:r>
          </w:p>
        </w:tc>
        <w:tc>
          <w:tcPr>
            <w:tcW w:w="3442" w:type="dxa"/>
            <w:vAlign w:val="center"/>
          </w:tcPr>
          <w:p w14:paraId="45BA0A6F" w14:textId="77777777" w:rsidR="00790DF4" w:rsidRDefault="00000000">
            <w:pPr>
              <w:spacing w:after="0"/>
              <w:rPr>
                <w:sz w:val="14"/>
                <w:szCs w:val="14"/>
              </w:rPr>
            </w:pPr>
            <w:r>
              <w:rPr>
                <w:sz w:val="14"/>
                <w:szCs w:val="14"/>
              </w:rPr>
              <w:t>Provides a basic explanation of clustering algorithm choices with limited justification. Implementation may contain weaknesses or incomplete elements. Discussion of the Silhouette Score and Davies-Bouldin Index is limited, unclear, or mainly descriptive. Comparison of the two clustering algorithms is weak and demonstrates limited analytical insight.</w:t>
            </w:r>
          </w:p>
        </w:tc>
        <w:tc>
          <w:tcPr>
            <w:tcW w:w="3869" w:type="dxa"/>
            <w:vAlign w:val="center"/>
          </w:tcPr>
          <w:p w14:paraId="0D2F10C1" w14:textId="77777777" w:rsidR="00790DF4" w:rsidRDefault="00000000">
            <w:pPr>
              <w:spacing w:after="0"/>
              <w:rPr>
                <w:sz w:val="14"/>
                <w:szCs w:val="14"/>
              </w:rPr>
            </w:pPr>
            <w:r>
              <w:rPr>
                <w:sz w:val="14"/>
                <w:szCs w:val="14"/>
              </w:rPr>
              <w:t>Provides a basic exploration of the time series data with minimal discussion of trends, seasonality, anomalies, or relevant patterns. ARIMA/SARIMA parameter selection is basic, weakly justified, or partly incorrect. Evaluation of forecasting performance is limited and requires substantially greater depth and supporting evidence.</w:t>
            </w:r>
          </w:p>
        </w:tc>
        <w:tc>
          <w:tcPr>
            <w:tcW w:w="4297" w:type="dxa"/>
            <w:vAlign w:val="center"/>
          </w:tcPr>
          <w:p w14:paraId="61A27A14" w14:textId="77777777" w:rsidR="00790DF4" w:rsidRDefault="00000000">
            <w:pPr>
              <w:spacing w:after="0"/>
              <w:rPr>
                <w:sz w:val="14"/>
                <w:szCs w:val="14"/>
              </w:rPr>
            </w:pPr>
            <w:r>
              <w:rPr>
                <w:sz w:val="14"/>
                <w:szCs w:val="14"/>
              </w:rPr>
              <w:t>Provides a basic interpretation of results with weak alignment to the Assessment objectives. Visualisations are limited, unclear, or insufficiently interpreted. Conclusions in the poster and/or Jupyter Notebook are underdeveloped. Python code has minimal comments or documentation. Harvard referencing is inconsistent or incomplete. The video is submitted but contains significant issues with explanation, justification, alignment, quality, or adherence to the required format.</w:t>
            </w:r>
          </w:p>
        </w:tc>
      </w:tr>
      <w:tr w:rsidR="00790DF4" w14:paraId="057D4B3E" w14:textId="77777777">
        <w:tc>
          <w:tcPr>
            <w:tcW w:w="865" w:type="dxa"/>
            <w:shd w:val="clear" w:color="auto" w:fill="C6D9F1"/>
            <w:vAlign w:val="center"/>
          </w:tcPr>
          <w:p w14:paraId="6DEB8E1F" w14:textId="77777777" w:rsidR="00790DF4" w:rsidRDefault="00000000">
            <w:pPr>
              <w:spacing w:after="0"/>
              <w:rPr>
                <w:sz w:val="14"/>
                <w:szCs w:val="14"/>
              </w:rPr>
            </w:pPr>
            <w:r>
              <w:rPr>
                <w:b/>
                <w:bCs/>
                <w:sz w:val="14"/>
                <w:szCs w:val="14"/>
              </w:rPr>
              <w:t>Fail (0–39%)</w:t>
            </w:r>
          </w:p>
        </w:tc>
        <w:tc>
          <w:tcPr>
            <w:tcW w:w="2087" w:type="dxa"/>
            <w:vAlign w:val="center"/>
          </w:tcPr>
          <w:p w14:paraId="00B83DF1" w14:textId="77777777" w:rsidR="00790DF4" w:rsidRDefault="00000000">
            <w:pPr>
              <w:spacing w:after="0"/>
              <w:rPr>
                <w:sz w:val="14"/>
                <w:szCs w:val="14"/>
              </w:rPr>
            </w:pPr>
            <w:r>
              <w:rPr>
                <w:sz w:val="14"/>
                <w:szCs w:val="14"/>
              </w:rPr>
              <w:t>Provides an inadequate or unclear introduction. Assessment objectives, problem domain, motivation, and/or rationale for the selected dataset are missing, significantly incomplete, or incorrect.</w:t>
            </w:r>
          </w:p>
        </w:tc>
        <w:tc>
          <w:tcPr>
            <w:tcW w:w="3442" w:type="dxa"/>
            <w:vAlign w:val="center"/>
          </w:tcPr>
          <w:p w14:paraId="372CF1A3" w14:textId="77777777" w:rsidR="00790DF4" w:rsidRDefault="00000000">
            <w:pPr>
              <w:spacing w:after="0"/>
              <w:rPr>
                <w:sz w:val="14"/>
                <w:szCs w:val="14"/>
              </w:rPr>
            </w:pPr>
            <w:r>
              <w:rPr>
                <w:sz w:val="14"/>
                <w:szCs w:val="14"/>
              </w:rPr>
              <w:t>Demonstrates serious deficiencies in the selection, justification, or implementation of clustering algorithms. Discussion of the Silhouette Score and Davies-Bouldin Index is incorrect, unclear, or absent. Little or no meaningful comparison of two clustering algorithms is provided.</w:t>
            </w:r>
          </w:p>
        </w:tc>
        <w:tc>
          <w:tcPr>
            <w:tcW w:w="3869" w:type="dxa"/>
            <w:vAlign w:val="center"/>
          </w:tcPr>
          <w:p w14:paraId="523EBEB3" w14:textId="77777777" w:rsidR="00790DF4" w:rsidRDefault="00000000">
            <w:pPr>
              <w:spacing w:after="0"/>
              <w:rPr>
                <w:sz w:val="14"/>
                <w:szCs w:val="14"/>
              </w:rPr>
            </w:pPr>
            <w:r>
              <w:rPr>
                <w:sz w:val="14"/>
                <w:szCs w:val="14"/>
              </w:rPr>
              <w:t>Provides poor, incorrect, or missing time series exploration. Trends, seasonality, anomalies, or relevant patterns are not meaningfully identified. ARIMA/SARIMA parameter selection is incorrect, unexplained, or absent. Little or no meaningful evaluation of forecasting performance is provided.</w:t>
            </w:r>
          </w:p>
        </w:tc>
        <w:tc>
          <w:tcPr>
            <w:tcW w:w="4297" w:type="dxa"/>
            <w:vAlign w:val="center"/>
          </w:tcPr>
          <w:p w14:paraId="4C26BF14" w14:textId="77777777" w:rsidR="00790DF4" w:rsidRDefault="00000000">
            <w:pPr>
              <w:spacing w:after="0"/>
              <w:rPr>
                <w:sz w:val="14"/>
                <w:szCs w:val="14"/>
              </w:rPr>
            </w:pPr>
            <w:r>
              <w:rPr>
                <w:sz w:val="14"/>
                <w:szCs w:val="14"/>
              </w:rPr>
              <w:t>Results are incorrectly interpreted, inadequately justified, or not meaningfully connected to the Assessment objectives. Appropriate visualisations are absent or ineffective. Conclusions are missing or inadequate in the poster and/or Jupyter Notebook. Python code is poorly documented or incomplete. Harvard referencing is absent or substantially incorrect. The video is missing, exceeds requirements substantially, does not meaningfully explain the poster and notebook, uses prohibited AI-generated voice/agents, or is otherwise unacceptable.</w:t>
            </w:r>
          </w:p>
        </w:tc>
      </w:tr>
    </w:tbl>
    <w:p w14:paraId="32BC4F5C" w14:textId="77777777" w:rsidR="00790DF4" w:rsidRDefault="00790DF4">
      <w:pPr>
        <w:spacing w:after="0"/>
      </w:pPr>
    </w:p>
    <w:sectPr w:rsidR="00790DF4">
      <w:headerReference w:type="default" r:id="rId14"/>
      <w:footerReference w:type="default" r:id="rId15"/>
      <w:pgSz w:w="16838" w:h="11906" w:orient="landscape"/>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84E62" w14:textId="77777777" w:rsidR="00976B13" w:rsidRDefault="00976B13">
      <w:pPr>
        <w:spacing w:after="0" w:line="240" w:lineRule="auto"/>
      </w:pPr>
      <w:r>
        <w:separator/>
      </w:r>
    </w:p>
  </w:endnote>
  <w:endnote w:type="continuationSeparator" w:id="0">
    <w:p w14:paraId="2CFF116F" w14:textId="77777777" w:rsidR="00976B13" w:rsidRDefault="00976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7A967C3-90A3-4DEB-B539-DAA53CB06B74}"/>
  </w:font>
  <w:font w:name="Calibri">
    <w:panose1 w:val="020F0502020204030204"/>
    <w:charset w:val="00"/>
    <w:family w:val="swiss"/>
    <w:pitch w:val="variable"/>
    <w:sig w:usb0="E4002EFF" w:usb1="C200247B" w:usb2="00000009" w:usb3="00000000" w:csb0="000001FF" w:csb1="00000000"/>
    <w:embedRegular r:id="rId2" w:fontKey="{38A82228-8F45-4A2E-BEC5-D788EE4DE8EA}"/>
    <w:embedBold r:id="rId3" w:fontKey="{B38400BA-3819-4455-933B-03BEBD406D6A}"/>
    <w:embedItalic r:id="rId4" w:fontKey="{CD1124A9-B8ED-4C50-A691-7CD88D7B65C5}"/>
    <w:embedBoldItalic r:id="rId5" w:fontKey="{3AF13EBE-E7F0-4488-B339-F395D2469D70}"/>
  </w:font>
  <w:font w:name="Aptos">
    <w:charset w:val="00"/>
    <w:family w:val="swiss"/>
    <w:pitch w:val="variable"/>
    <w:sig w:usb0="20000287" w:usb1="00000003" w:usb2="00000000" w:usb3="00000000" w:csb0="0000019F" w:csb1="00000000"/>
    <w:embedRegular r:id="rId6" w:fontKey="{F736EBE6-C2B3-4300-9926-595088680E79}"/>
    <w:embedBold r:id="rId7" w:fontKey="{2976C39B-A31A-4575-965B-627131E0D162}"/>
    <w:embedItalic r:id="rId8" w:fontKey="{D9B746B7-92C7-4E9D-A742-3C692752D315}"/>
  </w:font>
  <w:font w:name="Georgia">
    <w:panose1 w:val="02040502050405020303"/>
    <w:charset w:val="00"/>
    <w:family w:val="roman"/>
    <w:pitch w:val="variable"/>
    <w:sig w:usb0="00000287" w:usb1="00000000" w:usb2="00000000" w:usb3="00000000" w:csb0="0000009F" w:csb1="00000000"/>
    <w:embedItalic r:id="rId9" w:fontKey="{66D77690-DAA9-44CC-BA4A-9EA2DFA9FEF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A39F24D1-A44C-4AC9-9606-C03C765987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E454" w14:textId="77777777" w:rsidR="00790DF4" w:rsidRDefault="00000000">
    <w:pPr>
      <w:jc w:val="right"/>
    </w:pPr>
    <w:r>
      <w:rPr>
        <w:color w:val="000000"/>
      </w:rPr>
      <w:fldChar w:fldCharType="begin"/>
    </w:r>
    <w:r>
      <w:rPr>
        <w:color w:val="000000"/>
      </w:rPr>
      <w:instrText>PAGE</w:instrText>
    </w:r>
    <w:r>
      <w:rPr>
        <w:color w:val="000000"/>
      </w:rPr>
      <w:fldChar w:fldCharType="separate"/>
    </w:r>
    <w:r w:rsidR="00983783">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2"/>
      <w:id w:val="-744997187"/>
    </w:sdtPr>
    <w:sdtContent>
      <w:p w14:paraId="173CBF12" w14:textId="7D849AF6" w:rsidR="00790DF4" w:rsidRPr="00790DF4" w:rsidRDefault="00000000" w:rsidP="00790DF4">
        <w:pPr>
          <w:pBdr>
            <w:top w:val="nil"/>
            <w:left w:val="nil"/>
            <w:bottom w:val="nil"/>
            <w:right w:val="nil"/>
            <w:between w:val="nil"/>
          </w:pBdr>
          <w:tabs>
            <w:tab w:val="center" w:pos="4513"/>
            <w:tab w:val="right" w:pos="9026"/>
          </w:tabs>
          <w:spacing w:after="0" w:line="240" w:lineRule="auto"/>
          <w:jc w:val="right"/>
          <w:rPr>
            <w:rPrChange w:id="3" w:author="Fiona O'Riordan" w:date="2026-08-17T18:49:00Z">
              <w:rPr>
                <w:color w:val="000000"/>
              </w:rPr>
            </w:rPrChange>
          </w:rPr>
          <w:pPrChange w:id="4" w:author="Fiona O'Riordan" w:date="2026-08-17T18:49:00Z">
            <w:pPr>
              <w:pBdr>
                <w:top w:val="nil"/>
                <w:left w:val="nil"/>
                <w:bottom w:val="nil"/>
                <w:right w:val="nil"/>
                <w:between w:val="nil"/>
              </w:pBdr>
              <w:tabs>
                <w:tab w:val="center" w:pos="4513"/>
                <w:tab w:val="right" w:pos="9026"/>
              </w:tabs>
              <w:spacing w:after="0" w:line="240" w:lineRule="auto"/>
            </w:pPr>
          </w:pPrChange>
        </w:pPr>
        <w:sdt>
          <w:sdtPr>
            <w:tag w:val="goog_rdk_1"/>
            <w:id w:val="-1212192395"/>
          </w:sdtPr>
          <w:sdtContent>
            <w:ins w:id="5" w:author="Fiona O'Riordan" w:date="2026-08-17T18:49:00Z">
              <w:r>
                <w:rPr>
                  <w:color w:val="000000"/>
                </w:rPr>
                <w:fldChar w:fldCharType="begin"/>
              </w:r>
              <w:r>
                <w:rPr>
                  <w:color w:val="000000"/>
                </w:rPr>
                <w:instrText>PAGE</w:instrText>
              </w:r>
              <w:r>
                <w:rPr>
                  <w:color w:val="000000"/>
                </w:rPr>
                <w:fldChar w:fldCharType="separate"/>
              </w:r>
            </w:ins>
            <w:r w:rsidR="00983783">
              <w:rPr>
                <w:noProof/>
                <w:color w:val="000000"/>
              </w:rPr>
              <w:t>1</w:t>
            </w:r>
            <w:ins w:id="6" w:author="Fiona O'Riordan" w:date="2026-08-17T18:49:00Z">
              <w:r>
                <w:rPr>
                  <w:color w:val="000000"/>
                </w:rPr>
                <w:fldChar w:fldCharType="end"/>
              </w:r>
            </w:ins>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D420" w14:textId="77777777" w:rsidR="00976B13" w:rsidRDefault="00976B13">
      <w:pPr>
        <w:spacing w:after="0" w:line="240" w:lineRule="auto"/>
      </w:pPr>
      <w:r>
        <w:separator/>
      </w:r>
    </w:p>
  </w:footnote>
  <w:footnote w:type="continuationSeparator" w:id="0">
    <w:p w14:paraId="40BC6213" w14:textId="77777777" w:rsidR="00976B13" w:rsidRDefault="00976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0CDF" w14:textId="77777777" w:rsidR="00790DF4" w:rsidRDefault="00790DF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29B7"/>
    <w:multiLevelType w:val="multilevel"/>
    <w:tmpl w:val="3CDC16CE"/>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8EA7069"/>
    <w:multiLevelType w:val="hybridMultilevel"/>
    <w:tmpl w:val="924E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0567C7"/>
    <w:multiLevelType w:val="multilevel"/>
    <w:tmpl w:val="F5B83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99D18F5"/>
    <w:multiLevelType w:val="multilevel"/>
    <w:tmpl w:val="42EE0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B86122C"/>
    <w:multiLevelType w:val="multilevel"/>
    <w:tmpl w:val="A98E1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D251000"/>
    <w:multiLevelType w:val="multilevel"/>
    <w:tmpl w:val="F828D6C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B8790D"/>
    <w:multiLevelType w:val="multilevel"/>
    <w:tmpl w:val="FBF450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5521451">
    <w:abstractNumId w:val="6"/>
  </w:num>
  <w:num w:numId="2" w16cid:durableId="364910017">
    <w:abstractNumId w:val="4"/>
  </w:num>
  <w:num w:numId="3" w16cid:durableId="112797290">
    <w:abstractNumId w:val="2"/>
  </w:num>
  <w:num w:numId="4" w16cid:durableId="2044748546">
    <w:abstractNumId w:val="3"/>
  </w:num>
  <w:num w:numId="5" w16cid:durableId="463697227">
    <w:abstractNumId w:val="5"/>
  </w:num>
  <w:num w:numId="6" w16cid:durableId="545726868">
    <w:abstractNumId w:val="0"/>
  </w:num>
  <w:num w:numId="7" w16cid:durableId="897395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DF4"/>
    <w:rsid w:val="00790DF4"/>
    <w:rsid w:val="00937087"/>
    <w:rsid w:val="00976B13"/>
    <w:rsid w:val="00983783"/>
    <w:rsid w:val="00CD61C5"/>
    <w:rsid w:val="00D270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2999"/>
  <w15:docId w15:val="{DFD43554-33A5-4353-ADF8-146B9C03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1"/>
    <w:qFormat/>
    <w:rsid w:val="00E064F6"/>
    <w:pPr>
      <w:ind w:left="720"/>
      <w:contextualSpacing/>
    </w:pPr>
  </w:style>
  <w:style w:type="paragraph" w:styleId="NormalWeb">
    <w:name w:val="Normal (Web)"/>
    <w:basedOn w:val="Normal"/>
    <w:uiPriority w:val="99"/>
    <w:unhideWhenUsed/>
    <w:rsid w:val="00E064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064F6"/>
    <w:rPr>
      <w:color w:val="0000FF" w:themeColor="hyperlink"/>
      <w:u w:val="single"/>
    </w:rPr>
  </w:style>
  <w:style w:type="paragraph" w:styleId="ListBullet">
    <w:name w:val="List Bullet"/>
    <w:basedOn w:val="Normal"/>
    <w:uiPriority w:val="99"/>
    <w:unhideWhenUsed/>
    <w:rsid w:val="007151B8"/>
    <w:pPr>
      <w:numPr>
        <w:numId w:val="6"/>
      </w:numPr>
      <w:spacing w:after="200" w:line="276" w:lineRule="auto"/>
      <w:ind w:left="0" w:firstLine="0"/>
      <w:contextualSpacing/>
    </w:pPr>
    <w:rPr>
      <w:rFonts w:ascii="Aptos" w:eastAsiaTheme="minorEastAsia" w:hAnsi="Aptos" w:cstheme="minorBidi"/>
      <w:sz w:val="17"/>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360.articulate.com/review/content/ff8b4423-52eb-4245-93e5-c0070d822598/re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gx4UnvoV8B5o90rIwOFo7bXgw==">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Iqbal</cp:lastModifiedBy>
  <cp:revision>2</cp:revision>
  <dcterms:created xsi:type="dcterms:W3CDTF">2026-09-01T11:55:00Z</dcterms:created>
  <dcterms:modified xsi:type="dcterms:W3CDTF">2026-09-08T15:37:00Z</dcterms:modified>
</cp:coreProperties>
</file>